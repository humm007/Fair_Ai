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42F93" w14:textId="06E795F1" w:rsidR="00E90DEC" w:rsidRPr="00E90DEC" w:rsidRDefault="00E90DEC" w:rsidP="00E90DEC">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E90DEC">
        <w:rPr>
          <w:rFonts w:ascii="Times New Roman" w:eastAsia="Times New Roman" w:hAnsi="Times New Roman" w:cs="Times New Roman"/>
          <w:b/>
          <w:bCs/>
          <w:kern w:val="0"/>
          <w:lang w:eastAsia="en-GB"/>
          <w14:ligatures w14:val="none"/>
        </w:rPr>
        <w:t xml:space="preserve">Section 1: Household and </w:t>
      </w:r>
      <w:del w:id="0" w:author="Xiaojun Luo" w:date="2025-08-12T15:00:00Z" w16du:dateUtc="2025-08-12T14:00:00Z">
        <w:r w:rsidRPr="00E90DEC" w:rsidDel="00773B63">
          <w:rPr>
            <w:rFonts w:ascii="Times New Roman" w:eastAsia="Times New Roman" w:hAnsi="Times New Roman" w:cs="Times New Roman"/>
            <w:b/>
            <w:bCs/>
            <w:kern w:val="0"/>
            <w:lang w:eastAsia="en-GB"/>
            <w14:ligatures w14:val="none"/>
          </w:rPr>
          <w:delText>Socio-</w:delText>
        </w:r>
      </w:del>
      <w:r w:rsidRPr="00E90DEC">
        <w:rPr>
          <w:rFonts w:ascii="Times New Roman" w:eastAsia="Times New Roman" w:hAnsi="Times New Roman" w:cs="Times New Roman"/>
          <w:b/>
          <w:bCs/>
          <w:kern w:val="0"/>
          <w:lang w:eastAsia="en-GB"/>
          <w14:ligatures w14:val="none"/>
        </w:rPr>
        <w:t>Demographic Profile</w:t>
      </w:r>
    </w:p>
    <w:p w14:paraId="0CB4CE20" w14:textId="2791C3E6" w:rsidR="00E90DEC" w:rsidRPr="00E90DEC" w:rsidRDefault="00E90DEC" w:rsidP="00E90DE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bookmarkStart w:id="1" w:name="OLE_LINK6"/>
      <w:bookmarkStart w:id="2" w:name="OLE_LINK8"/>
      <w:r w:rsidRPr="00E90DEC">
        <w:rPr>
          <w:rFonts w:ascii="Times New Roman" w:eastAsia="Times New Roman" w:hAnsi="Times New Roman" w:cs="Times New Roman"/>
          <w:b/>
          <w:bCs/>
          <w:kern w:val="0"/>
          <w:lang w:eastAsia="en-GB"/>
          <w14:ligatures w14:val="none"/>
        </w:rPr>
        <w:t>How many people currently live in your household?</w:t>
      </w:r>
      <w:r w:rsidRPr="00E90DEC">
        <w:rPr>
          <w:rFonts w:ascii="Times New Roman" w:eastAsia="Times New Roman" w:hAnsi="Times New Roman" w:cs="Times New Roman"/>
          <w:kern w:val="0"/>
          <w:lang w:eastAsia="en-GB"/>
          <w14:ligatures w14:val="none"/>
        </w:rPr>
        <w:t xml:space="preserve"> (Please include yourself and all other occupants, regardless of age.)</w:t>
      </w:r>
    </w:p>
    <w:p w14:paraId="0F54479E" w14:textId="6F0F949C" w:rsidR="00E90DEC" w:rsidRPr="00E90DEC" w:rsidRDefault="00E90DEC" w:rsidP="00E90DE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bookmarkStart w:id="3" w:name="OLE_LINK7"/>
      <w:bookmarkEnd w:id="2"/>
      <w:r w:rsidRPr="00E90DEC">
        <w:rPr>
          <w:rFonts w:ascii="Times New Roman" w:eastAsia="Times New Roman" w:hAnsi="Times New Roman" w:cs="Times New Roman"/>
          <w:b/>
          <w:bCs/>
          <w:kern w:val="0"/>
          <w:lang w:eastAsia="en-GB"/>
          <w14:ligatures w14:val="none"/>
        </w:rPr>
        <w:t>Please provide the following information for yourself and all other household members:</w:t>
      </w:r>
    </w:p>
    <w:tbl>
      <w:tblPr>
        <w:tblStyle w:val="TableGrid"/>
        <w:tblW w:w="0" w:type="auto"/>
        <w:tblInd w:w="591" w:type="dxa"/>
        <w:tblLook w:val="04A0" w:firstRow="1" w:lastRow="0" w:firstColumn="1" w:lastColumn="0" w:noHBand="0" w:noVBand="1"/>
      </w:tblPr>
      <w:tblGrid>
        <w:gridCol w:w="2256"/>
        <w:gridCol w:w="1956"/>
        <w:gridCol w:w="3609"/>
      </w:tblGrid>
      <w:tr w:rsidR="00E90DEC" w:rsidRPr="00E90DEC" w14:paraId="0993D082" w14:textId="77777777" w:rsidTr="00E90DEC">
        <w:tc>
          <w:tcPr>
            <w:tcW w:w="0" w:type="auto"/>
            <w:hideMark/>
          </w:tcPr>
          <w:p w14:paraId="2F4C2F66"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Household Member</w:t>
            </w:r>
          </w:p>
        </w:tc>
        <w:tc>
          <w:tcPr>
            <w:tcW w:w="0" w:type="auto"/>
            <w:hideMark/>
          </w:tcPr>
          <w:p w14:paraId="18C31BF9"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Age</w:t>
            </w:r>
          </w:p>
        </w:tc>
        <w:tc>
          <w:tcPr>
            <w:tcW w:w="0" w:type="auto"/>
            <w:hideMark/>
          </w:tcPr>
          <w:p w14:paraId="1014D09D"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Gender (Male, Female, Nonbinary)</w:t>
            </w:r>
          </w:p>
        </w:tc>
      </w:tr>
      <w:tr w:rsidR="00E90DEC" w:rsidRPr="00E90DEC" w14:paraId="549AA62A" w14:textId="77777777" w:rsidTr="00E90DEC">
        <w:tc>
          <w:tcPr>
            <w:tcW w:w="0" w:type="auto"/>
            <w:hideMark/>
          </w:tcPr>
          <w:p w14:paraId="06B2CAEB"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You (the respondent)</w:t>
            </w:r>
          </w:p>
        </w:tc>
        <w:tc>
          <w:tcPr>
            <w:tcW w:w="0" w:type="auto"/>
            <w:hideMark/>
          </w:tcPr>
          <w:p w14:paraId="141F5BFC"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(Numerical Input)</w:t>
            </w:r>
          </w:p>
        </w:tc>
        <w:tc>
          <w:tcPr>
            <w:tcW w:w="0" w:type="auto"/>
            <w:hideMark/>
          </w:tcPr>
          <w:p w14:paraId="12189862"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(Multiple </w:t>
            </w:r>
            <w:commentRangeStart w:id="4"/>
            <w:commentRangeStart w:id="5"/>
            <w:commentRangeStart w:id="6"/>
            <w:r w:rsidRPr="00E90DEC">
              <w:rPr>
                <w:rFonts w:ascii="Times New Roman" w:eastAsia="Times New Roman" w:hAnsi="Times New Roman" w:cs="Times New Roman"/>
                <w:kern w:val="0"/>
                <w:lang w:eastAsia="en-GB"/>
                <w14:ligatures w14:val="none"/>
              </w:rPr>
              <w:t>Choice</w:t>
            </w:r>
            <w:commentRangeEnd w:id="4"/>
            <w:r w:rsidR="00D07707">
              <w:rPr>
                <w:rStyle w:val="CommentReference"/>
              </w:rPr>
              <w:commentReference w:id="4"/>
            </w:r>
            <w:commentRangeEnd w:id="5"/>
            <w:r w:rsidR="00AF3F05">
              <w:rPr>
                <w:rStyle w:val="CommentReference"/>
              </w:rPr>
              <w:commentReference w:id="5"/>
            </w:r>
            <w:commentRangeEnd w:id="6"/>
            <w:r w:rsidR="00632FA0">
              <w:rPr>
                <w:rStyle w:val="CommentReference"/>
              </w:rPr>
              <w:commentReference w:id="6"/>
            </w:r>
            <w:r w:rsidRPr="00E90DEC">
              <w:rPr>
                <w:rFonts w:ascii="Times New Roman" w:eastAsia="Times New Roman" w:hAnsi="Times New Roman" w:cs="Times New Roman"/>
                <w:kern w:val="0"/>
                <w:lang w:eastAsia="en-GB"/>
                <w14:ligatures w14:val="none"/>
              </w:rPr>
              <w:t>)</w:t>
            </w:r>
          </w:p>
        </w:tc>
      </w:tr>
      <w:tr w:rsidR="00E90DEC" w:rsidRPr="00E90DEC" w14:paraId="086E78A4" w14:textId="77777777" w:rsidTr="00E90DEC">
        <w:tc>
          <w:tcPr>
            <w:tcW w:w="0" w:type="auto"/>
            <w:hideMark/>
          </w:tcPr>
          <w:p w14:paraId="4BE58CCC"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Member 2</w:t>
            </w:r>
          </w:p>
        </w:tc>
        <w:tc>
          <w:tcPr>
            <w:tcW w:w="0" w:type="auto"/>
            <w:hideMark/>
          </w:tcPr>
          <w:p w14:paraId="40574B65"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(Numerical Input)</w:t>
            </w:r>
          </w:p>
        </w:tc>
        <w:tc>
          <w:tcPr>
            <w:tcW w:w="0" w:type="auto"/>
            <w:hideMark/>
          </w:tcPr>
          <w:p w14:paraId="6FF440FF"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(Multiple Choice)</w:t>
            </w:r>
          </w:p>
        </w:tc>
      </w:tr>
      <w:tr w:rsidR="00E90DEC" w:rsidRPr="00E90DEC" w14:paraId="0514564A" w14:textId="77777777" w:rsidTr="00E90DEC">
        <w:tc>
          <w:tcPr>
            <w:tcW w:w="0" w:type="auto"/>
            <w:hideMark/>
          </w:tcPr>
          <w:p w14:paraId="1116E4C0"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Member 3</w:t>
            </w:r>
          </w:p>
        </w:tc>
        <w:tc>
          <w:tcPr>
            <w:tcW w:w="0" w:type="auto"/>
            <w:hideMark/>
          </w:tcPr>
          <w:p w14:paraId="365263EE"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(Numerical Input)</w:t>
            </w:r>
          </w:p>
        </w:tc>
        <w:tc>
          <w:tcPr>
            <w:tcW w:w="0" w:type="auto"/>
            <w:hideMark/>
          </w:tcPr>
          <w:p w14:paraId="11D0748F" w14:textId="77777777" w:rsidR="00E90DEC" w:rsidRPr="00E90DEC" w:rsidRDefault="00E90DEC" w:rsidP="00E90DEC">
            <w:pPr>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(Multiple Choice)</w:t>
            </w:r>
          </w:p>
        </w:tc>
      </w:tr>
    </w:tbl>
    <w:p w14:paraId="7C6F13AC" w14:textId="77640BC4" w:rsidR="00A508A9" w:rsidRDefault="00A508A9" w:rsidP="00A508A9">
      <w:pPr>
        <w:pStyle w:val="NormalWeb"/>
        <w:numPr>
          <w:ilvl w:val="0"/>
          <w:numId w:val="1"/>
        </w:numPr>
      </w:pPr>
      <w:r>
        <w:t>Do</w:t>
      </w:r>
      <w:r>
        <w:rPr>
          <w:b/>
          <w:bCs/>
        </w:rPr>
        <w:t>es anyone in your household have a long-standing illness or disability?</w:t>
      </w:r>
    </w:p>
    <w:p w14:paraId="4C52AE36" w14:textId="77777777" w:rsidR="00A508A9" w:rsidRDefault="00A508A9" w:rsidP="00A508A9">
      <w:pPr>
        <w:pStyle w:val="NormalWeb"/>
        <w:numPr>
          <w:ilvl w:val="0"/>
          <w:numId w:val="11"/>
        </w:numPr>
      </w:pPr>
      <w:r>
        <w:t>Yes</w:t>
      </w:r>
    </w:p>
    <w:p w14:paraId="1AF229B5" w14:textId="77777777" w:rsidR="00A508A9" w:rsidRDefault="00A508A9" w:rsidP="00A508A9">
      <w:pPr>
        <w:pStyle w:val="NormalWeb"/>
        <w:numPr>
          <w:ilvl w:val="0"/>
          <w:numId w:val="11"/>
        </w:numPr>
      </w:pPr>
      <w:r>
        <w:t>No</w:t>
      </w:r>
    </w:p>
    <w:p w14:paraId="5736C14B" w14:textId="367A927C" w:rsidR="00A508A9" w:rsidRDefault="00A508A9" w:rsidP="00A508A9">
      <w:pPr>
        <w:pStyle w:val="NormalWeb"/>
        <w:numPr>
          <w:ilvl w:val="0"/>
          <w:numId w:val="1"/>
        </w:numPr>
      </w:pPr>
      <w:r>
        <w:rPr>
          <w:b/>
          <w:bCs/>
        </w:rPr>
        <w:t>What is your racial or ethnic background?</w:t>
      </w:r>
    </w:p>
    <w:p w14:paraId="6AA25174" w14:textId="77777777" w:rsidR="00A508A9" w:rsidRDefault="00A508A9" w:rsidP="00A508A9">
      <w:pPr>
        <w:pStyle w:val="NormalWeb"/>
        <w:numPr>
          <w:ilvl w:val="0"/>
          <w:numId w:val="12"/>
        </w:numPr>
      </w:pPr>
      <w:r>
        <w:t>White</w:t>
      </w:r>
    </w:p>
    <w:p w14:paraId="701BCEF7" w14:textId="77777777" w:rsidR="00A508A9" w:rsidRDefault="00A508A9" w:rsidP="00A508A9">
      <w:pPr>
        <w:pStyle w:val="NormalWeb"/>
        <w:numPr>
          <w:ilvl w:val="0"/>
          <w:numId w:val="12"/>
        </w:numPr>
      </w:pPr>
      <w:r>
        <w:t>Black or African American</w:t>
      </w:r>
    </w:p>
    <w:p w14:paraId="75DFD549" w14:textId="77777777" w:rsidR="00A508A9" w:rsidRDefault="00A508A9" w:rsidP="00A508A9">
      <w:pPr>
        <w:pStyle w:val="NormalWeb"/>
        <w:numPr>
          <w:ilvl w:val="0"/>
          <w:numId w:val="12"/>
        </w:numPr>
      </w:pPr>
      <w:r>
        <w:t>Asian</w:t>
      </w:r>
    </w:p>
    <w:p w14:paraId="27063F97" w14:textId="77777777" w:rsidR="00A508A9" w:rsidRDefault="00A508A9" w:rsidP="00A508A9">
      <w:pPr>
        <w:pStyle w:val="NormalWeb"/>
        <w:numPr>
          <w:ilvl w:val="0"/>
          <w:numId w:val="12"/>
        </w:numPr>
      </w:pPr>
      <w:r>
        <w:t>Hispanic</w:t>
      </w:r>
    </w:p>
    <w:p w14:paraId="35C25740" w14:textId="77777777" w:rsidR="00A508A9" w:rsidRDefault="00A508A9" w:rsidP="00A508A9">
      <w:pPr>
        <w:pStyle w:val="NormalWeb"/>
        <w:numPr>
          <w:ilvl w:val="0"/>
          <w:numId w:val="12"/>
        </w:numPr>
      </w:pPr>
      <w:r>
        <w:t>Other (Please specify)</w:t>
      </w:r>
    </w:p>
    <w:p w14:paraId="7B9A1274" w14:textId="796E0C87" w:rsidR="00A508A9" w:rsidRDefault="00A508A9" w:rsidP="00A508A9">
      <w:pPr>
        <w:pStyle w:val="NormalWeb"/>
        <w:numPr>
          <w:ilvl w:val="0"/>
          <w:numId w:val="1"/>
        </w:numPr>
      </w:pPr>
      <w:r>
        <w:rPr>
          <w:b/>
          <w:bCs/>
        </w:rPr>
        <w:t>Which of the following best describes your sexual orientation?</w:t>
      </w:r>
    </w:p>
    <w:p w14:paraId="60C2F508" w14:textId="77777777" w:rsidR="00A508A9" w:rsidRDefault="00A508A9" w:rsidP="00A508A9">
      <w:pPr>
        <w:pStyle w:val="NormalWeb"/>
        <w:numPr>
          <w:ilvl w:val="0"/>
          <w:numId w:val="13"/>
        </w:numPr>
      </w:pPr>
      <w:r>
        <w:t>Heterosexual</w:t>
      </w:r>
    </w:p>
    <w:p w14:paraId="323F2EB7" w14:textId="77777777" w:rsidR="00A508A9" w:rsidRDefault="00A508A9" w:rsidP="00A508A9">
      <w:pPr>
        <w:pStyle w:val="NormalWeb"/>
        <w:numPr>
          <w:ilvl w:val="0"/>
          <w:numId w:val="13"/>
        </w:numPr>
      </w:pPr>
      <w:r>
        <w:t>Gay or Lesbian</w:t>
      </w:r>
    </w:p>
    <w:p w14:paraId="3CEFF128" w14:textId="77777777" w:rsidR="00A508A9" w:rsidRDefault="00A508A9" w:rsidP="00A508A9">
      <w:pPr>
        <w:pStyle w:val="NormalWeb"/>
        <w:numPr>
          <w:ilvl w:val="0"/>
          <w:numId w:val="13"/>
        </w:numPr>
      </w:pPr>
      <w:r>
        <w:t>Bisexual</w:t>
      </w:r>
    </w:p>
    <w:p w14:paraId="5C035ABB" w14:textId="77777777" w:rsidR="00A508A9" w:rsidRDefault="00A508A9" w:rsidP="00A508A9">
      <w:pPr>
        <w:pStyle w:val="NormalWeb"/>
        <w:numPr>
          <w:ilvl w:val="0"/>
          <w:numId w:val="13"/>
        </w:numPr>
      </w:pPr>
      <w:r>
        <w:t>Other (Please specify)</w:t>
      </w:r>
    </w:p>
    <w:p w14:paraId="07BC918D" w14:textId="77777777" w:rsidR="00A508A9" w:rsidRDefault="00A508A9" w:rsidP="00A508A9">
      <w:pPr>
        <w:pStyle w:val="NormalWeb"/>
        <w:numPr>
          <w:ilvl w:val="0"/>
          <w:numId w:val="13"/>
        </w:numPr>
      </w:pPr>
      <w:r>
        <w:t>Prefer not to say</w:t>
      </w:r>
    </w:p>
    <w:p w14:paraId="68288AFD" w14:textId="3A117C31" w:rsidR="00A508A9" w:rsidRDefault="00A508A9" w:rsidP="00A508A9">
      <w:pPr>
        <w:pStyle w:val="NormalWeb"/>
        <w:numPr>
          <w:ilvl w:val="0"/>
          <w:numId w:val="1"/>
        </w:numPr>
      </w:pPr>
      <w:r>
        <w:rPr>
          <w:b/>
          <w:bCs/>
        </w:rPr>
        <w:t>What is your religion or belief?</w:t>
      </w:r>
    </w:p>
    <w:p w14:paraId="7668F1A9" w14:textId="77777777" w:rsidR="00A508A9" w:rsidRDefault="00A508A9" w:rsidP="00A508A9">
      <w:pPr>
        <w:pStyle w:val="NormalWeb"/>
        <w:numPr>
          <w:ilvl w:val="0"/>
          <w:numId w:val="14"/>
        </w:numPr>
      </w:pPr>
      <w:r>
        <w:t>Christian</w:t>
      </w:r>
    </w:p>
    <w:p w14:paraId="330BD3DC" w14:textId="77777777" w:rsidR="00A508A9" w:rsidRDefault="00A508A9" w:rsidP="00A508A9">
      <w:pPr>
        <w:pStyle w:val="NormalWeb"/>
        <w:numPr>
          <w:ilvl w:val="0"/>
          <w:numId w:val="14"/>
        </w:numPr>
      </w:pPr>
      <w:r>
        <w:t>Muslim</w:t>
      </w:r>
    </w:p>
    <w:p w14:paraId="67CB7550" w14:textId="77777777" w:rsidR="00A508A9" w:rsidRDefault="00A508A9" w:rsidP="00A508A9">
      <w:pPr>
        <w:pStyle w:val="NormalWeb"/>
        <w:numPr>
          <w:ilvl w:val="0"/>
          <w:numId w:val="14"/>
        </w:numPr>
      </w:pPr>
      <w:r>
        <w:t>Hindu</w:t>
      </w:r>
    </w:p>
    <w:p w14:paraId="03606877" w14:textId="77777777" w:rsidR="00A508A9" w:rsidRDefault="00A508A9" w:rsidP="00A508A9">
      <w:pPr>
        <w:pStyle w:val="NormalWeb"/>
        <w:numPr>
          <w:ilvl w:val="0"/>
          <w:numId w:val="14"/>
        </w:numPr>
      </w:pPr>
      <w:r>
        <w:t>Jewish</w:t>
      </w:r>
    </w:p>
    <w:p w14:paraId="24944E03" w14:textId="77777777" w:rsidR="00A508A9" w:rsidRDefault="00A508A9" w:rsidP="00A508A9">
      <w:pPr>
        <w:pStyle w:val="NormalWeb"/>
        <w:numPr>
          <w:ilvl w:val="0"/>
          <w:numId w:val="14"/>
        </w:numPr>
      </w:pPr>
      <w:r>
        <w:t>Buddhist</w:t>
      </w:r>
    </w:p>
    <w:p w14:paraId="68818614" w14:textId="77777777" w:rsidR="00A508A9" w:rsidRDefault="00A508A9" w:rsidP="00A508A9">
      <w:pPr>
        <w:pStyle w:val="NormalWeb"/>
        <w:numPr>
          <w:ilvl w:val="0"/>
          <w:numId w:val="14"/>
        </w:numPr>
      </w:pPr>
      <w:r>
        <w:t>Sikh</w:t>
      </w:r>
    </w:p>
    <w:p w14:paraId="4C01A7EC" w14:textId="77777777" w:rsidR="00A508A9" w:rsidRDefault="00A508A9" w:rsidP="00A508A9">
      <w:pPr>
        <w:pStyle w:val="NormalWeb"/>
        <w:numPr>
          <w:ilvl w:val="0"/>
          <w:numId w:val="14"/>
        </w:numPr>
      </w:pPr>
      <w:r>
        <w:t>No religion</w:t>
      </w:r>
    </w:p>
    <w:p w14:paraId="7693EFD5" w14:textId="77777777" w:rsidR="00A508A9" w:rsidRDefault="00A508A9" w:rsidP="00A508A9">
      <w:pPr>
        <w:pStyle w:val="NormalWeb"/>
        <w:numPr>
          <w:ilvl w:val="0"/>
          <w:numId w:val="14"/>
        </w:numPr>
      </w:pPr>
      <w:r>
        <w:t>Other (Please specify)</w:t>
      </w:r>
    </w:p>
    <w:p w14:paraId="2464BC2F" w14:textId="77777777" w:rsidR="00A508A9" w:rsidRDefault="00A508A9" w:rsidP="00A508A9">
      <w:pPr>
        <w:pStyle w:val="NormalWeb"/>
        <w:numPr>
          <w:ilvl w:val="0"/>
          <w:numId w:val="14"/>
        </w:numPr>
      </w:pPr>
      <w:r>
        <w:t>Prefer not to say</w:t>
      </w:r>
    </w:p>
    <w:p w14:paraId="47943004" w14:textId="28EFA3EB" w:rsidR="00A508A9" w:rsidRDefault="00A508A9" w:rsidP="00A508A9">
      <w:pPr>
        <w:pStyle w:val="NormalWeb"/>
        <w:numPr>
          <w:ilvl w:val="0"/>
          <w:numId w:val="1"/>
        </w:numPr>
      </w:pPr>
      <w:r>
        <w:rPr>
          <w:b/>
          <w:bCs/>
        </w:rPr>
        <w:t>What is your marital or civil partnership status?</w:t>
      </w:r>
    </w:p>
    <w:p w14:paraId="1B02D43C" w14:textId="77777777" w:rsidR="00A508A9" w:rsidRDefault="00A508A9" w:rsidP="00A508A9">
      <w:pPr>
        <w:pStyle w:val="NormalWeb"/>
        <w:numPr>
          <w:ilvl w:val="0"/>
          <w:numId w:val="15"/>
        </w:numPr>
      </w:pPr>
      <w:r>
        <w:t>Single, never married or in a civil partnership</w:t>
      </w:r>
    </w:p>
    <w:p w14:paraId="5694BFE9" w14:textId="77777777" w:rsidR="00A508A9" w:rsidRDefault="00A508A9" w:rsidP="00A508A9">
      <w:pPr>
        <w:pStyle w:val="NormalWeb"/>
        <w:numPr>
          <w:ilvl w:val="0"/>
          <w:numId w:val="15"/>
        </w:numPr>
      </w:pPr>
      <w:r>
        <w:t>Married or in a civil partnership</w:t>
      </w:r>
    </w:p>
    <w:p w14:paraId="23933DBD" w14:textId="77777777" w:rsidR="00A508A9" w:rsidRDefault="00A508A9" w:rsidP="00A508A9">
      <w:pPr>
        <w:pStyle w:val="NormalWeb"/>
        <w:numPr>
          <w:ilvl w:val="0"/>
          <w:numId w:val="15"/>
        </w:numPr>
      </w:pPr>
      <w:r>
        <w:t>Separated</w:t>
      </w:r>
    </w:p>
    <w:bookmarkEnd w:id="3"/>
    <w:p w14:paraId="62B44B4F" w14:textId="77777777" w:rsidR="00A508A9" w:rsidRDefault="00A508A9" w:rsidP="00A508A9">
      <w:pPr>
        <w:pStyle w:val="NormalWeb"/>
        <w:numPr>
          <w:ilvl w:val="0"/>
          <w:numId w:val="15"/>
        </w:numPr>
      </w:pPr>
      <w:r>
        <w:lastRenderedPageBreak/>
        <w:t>Divorced or formerly in a civil partnership</w:t>
      </w:r>
    </w:p>
    <w:p w14:paraId="39B9F2C3" w14:textId="77777777" w:rsidR="00A508A9" w:rsidRDefault="00A508A9" w:rsidP="00A508A9">
      <w:pPr>
        <w:pStyle w:val="NormalWeb"/>
        <w:numPr>
          <w:ilvl w:val="0"/>
          <w:numId w:val="15"/>
        </w:numPr>
      </w:pPr>
      <w:r>
        <w:t>Widowed or formerly in a civil partnership</w:t>
      </w:r>
    </w:p>
    <w:p w14:paraId="2DA2ED3F" w14:textId="77777777" w:rsidR="00A508A9" w:rsidRDefault="00A508A9" w:rsidP="00A508A9">
      <w:pPr>
        <w:pStyle w:val="NormalWeb"/>
        <w:numPr>
          <w:ilvl w:val="0"/>
          <w:numId w:val="15"/>
        </w:numPr>
      </w:pPr>
      <w:r>
        <w:t>Prefer not to say</w:t>
      </w:r>
    </w:p>
    <w:p w14:paraId="5E744B86" w14:textId="4A836560" w:rsidR="00A508A9" w:rsidRDefault="00A508A9" w:rsidP="00A508A9">
      <w:pPr>
        <w:pStyle w:val="NormalWeb"/>
        <w:numPr>
          <w:ilvl w:val="0"/>
          <w:numId w:val="1"/>
        </w:numPr>
      </w:pPr>
      <w:r>
        <w:rPr>
          <w:b/>
          <w:bCs/>
        </w:rPr>
        <w:t>Please provide the first part of your postcode (e.g., SW1A).</w:t>
      </w:r>
    </w:p>
    <w:p w14:paraId="13600174" w14:textId="34F8DCC6" w:rsidR="00A508A9" w:rsidRPr="00A508A9" w:rsidRDefault="00A508A9" w:rsidP="00A508A9">
      <w:pPr>
        <w:pStyle w:val="NormalWeb"/>
        <w:numPr>
          <w:ilvl w:val="0"/>
          <w:numId w:val="16"/>
        </w:numPr>
      </w:pPr>
      <w:r>
        <w:t>(Text Input)</w:t>
      </w:r>
    </w:p>
    <w:p w14:paraId="0B58FB05" w14:textId="5BEF19C7" w:rsidR="00E90DEC" w:rsidRPr="00E90DEC" w:rsidRDefault="00E90DEC" w:rsidP="00E90DEC">
      <w:pPr>
        <w:spacing w:before="100" w:beforeAutospacing="1" w:after="100" w:afterAutospacing="1"/>
        <w:outlineLvl w:val="3"/>
        <w:rPr>
          <w:rFonts w:ascii="Times New Roman" w:eastAsia="Times New Roman" w:hAnsi="Times New Roman" w:cs="Times New Roman"/>
          <w:b/>
          <w:bCs/>
          <w:kern w:val="0"/>
          <w:lang w:eastAsia="en-GB"/>
          <w14:ligatures w14:val="none"/>
        </w:rPr>
      </w:pPr>
      <w:bookmarkStart w:id="7" w:name="OLE_LINK1"/>
      <w:bookmarkEnd w:id="1"/>
      <w:r w:rsidRPr="00E90DEC">
        <w:rPr>
          <w:rFonts w:ascii="Times New Roman" w:eastAsia="Times New Roman" w:hAnsi="Times New Roman" w:cs="Times New Roman"/>
          <w:b/>
          <w:bCs/>
          <w:kern w:val="0"/>
          <w:lang w:eastAsia="en-GB"/>
          <w14:ligatures w14:val="none"/>
        </w:rPr>
        <w:t>Section 2: Socioeconomic Characteristics</w:t>
      </w:r>
    </w:p>
    <w:p w14:paraId="4FB42C56" w14:textId="77777777" w:rsidR="00E90DEC" w:rsidRPr="00E90DEC" w:rsidRDefault="00E90DEC" w:rsidP="00E90DE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What is the highest level of education you have completed?</w:t>
      </w:r>
    </w:p>
    <w:p w14:paraId="4E15C2AC"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Less than secondary education </w:t>
      </w:r>
    </w:p>
    <w:p w14:paraId="33DA1BC0"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Secondary school graduate </w:t>
      </w:r>
    </w:p>
    <w:p w14:paraId="5167515E"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University degree or more </w:t>
      </w:r>
    </w:p>
    <w:p w14:paraId="03A95AF8"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Other (Please specify)</w:t>
      </w:r>
    </w:p>
    <w:p w14:paraId="13138B14" w14:textId="77777777" w:rsidR="00E90DEC" w:rsidRPr="00E90DEC" w:rsidRDefault="00E90DEC" w:rsidP="00E90DE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What is the total gross annual income of your household?</w:t>
      </w:r>
      <w:r w:rsidRPr="00E90DEC">
        <w:rPr>
          <w:rFonts w:ascii="Times New Roman" w:eastAsia="Times New Roman" w:hAnsi="Times New Roman" w:cs="Times New Roman"/>
          <w:kern w:val="0"/>
          <w:lang w:eastAsia="en-GB"/>
          <w14:ligatures w14:val="none"/>
        </w:rPr>
        <w:t xml:space="preserve"> (This includes all income from all household members before taxes.)</w:t>
      </w:r>
    </w:p>
    <w:p w14:paraId="6FCB2D78"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Under £10,000 </w:t>
      </w:r>
    </w:p>
    <w:p w14:paraId="609C3F11"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£10,000 - £29,999</w:t>
      </w:r>
    </w:p>
    <w:p w14:paraId="652C4D5C"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£30,000 - £49,999</w:t>
      </w:r>
    </w:p>
    <w:p w14:paraId="6FA0A89F"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£50,000 - £74,999</w:t>
      </w:r>
    </w:p>
    <w:p w14:paraId="0171D2AD"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 xml:space="preserve">£75,000 or more </w:t>
      </w:r>
    </w:p>
    <w:p w14:paraId="06ABF484" w14:textId="77777777" w:rsidR="00E90DEC" w:rsidRPr="00E90DEC" w:rsidRDefault="00E90DEC" w:rsidP="00E90DEC">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kern w:val="0"/>
          <w:lang w:eastAsia="en-GB"/>
          <w14:ligatures w14:val="none"/>
        </w:rPr>
        <w:t>Prefer not to say</w:t>
      </w:r>
    </w:p>
    <w:bookmarkEnd w:id="7"/>
    <w:p w14:paraId="60A9E542" w14:textId="07154546" w:rsidR="007578EC" w:rsidRDefault="007578EC" w:rsidP="007578EC">
      <w:pPr>
        <w:pStyle w:val="NormalWeb"/>
        <w:numPr>
          <w:ilvl w:val="0"/>
          <w:numId w:val="3"/>
        </w:numPr>
      </w:pPr>
      <w:r>
        <w:rPr>
          <w:rStyle w:val="citation-302"/>
          <w:rFonts w:eastAsiaTheme="majorEastAsia"/>
          <w:b/>
          <w:bCs/>
        </w:rPr>
        <w:t>What is your primary employment status?</w:t>
      </w:r>
      <w:r>
        <w:rPr>
          <w:rStyle w:val="citation-302"/>
          <w:rFonts w:eastAsiaTheme="majorEastAsia"/>
        </w:rPr>
        <w:t xml:space="preserve"> </w:t>
      </w:r>
    </w:p>
    <w:p w14:paraId="70CD1148" w14:textId="77777777" w:rsidR="007578EC" w:rsidRDefault="007578EC" w:rsidP="007578EC">
      <w:pPr>
        <w:pStyle w:val="NormalWeb"/>
        <w:numPr>
          <w:ilvl w:val="0"/>
          <w:numId w:val="17"/>
        </w:numPr>
      </w:pPr>
      <w:r>
        <w:t>Employed full-time</w:t>
      </w:r>
    </w:p>
    <w:p w14:paraId="061CDE1D" w14:textId="77777777" w:rsidR="007578EC" w:rsidRDefault="007578EC" w:rsidP="007578EC">
      <w:pPr>
        <w:pStyle w:val="NormalWeb"/>
        <w:numPr>
          <w:ilvl w:val="0"/>
          <w:numId w:val="17"/>
        </w:numPr>
      </w:pPr>
      <w:r>
        <w:t>Employed part-time</w:t>
      </w:r>
    </w:p>
    <w:p w14:paraId="1C81A1AE" w14:textId="77777777" w:rsidR="007578EC" w:rsidRDefault="007578EC" w:rsidP="007578EC">
      <w:pPr>
        <w:pStyle w:val="NormalWeb"/>
        <w:numPr>
          <w:ilvl w:val="0"/>
          <w:numId w:val="17"/>
        </w:numPr>
      </w:pPr>
      <w:r>
        <w:t>Self-employed</w:t>
      </w:r>
    </w:p>
    <w:p w14:paraId="34244AF5" w14:textId="77777777" w:rsidR="007578EC" w:rsidRDefault="007578EC" w:rsidP="007578EC">
      <w:pPr>
        <w:pStyle w:val="NormalWeb"/>
        <w:numPr>
          <w:ilvl w:val="0"/>
          <w:numId w:val="17"/>
        </w:numPr>
      </w:pPr>
      <w:r>
        <w:t>Unemployed</w:t>
      </w:r>
    </w:p>
    <w:p w14:paraId="6F5C5C10" w14:textId="77777777" w:rsidR="007578EC" w:rsidRDefault="007578EC" w:rsidP="007578EC">
      <w:pPr>
        <w:pStyle w:val="NormalWeb"/>
        <w:numPr>
          <w:ilvl w:val="0"/>
          <w:numId w:val="17"/>
        </w:numPr>
      </w:pPr>
      <w:r>
        <w:t>Student</w:t>
      </w:r>
    </w:p>
    <w:p w14:paraId="4544C175" w14:textId="77777777" w:rsidR="007578EC" w:rsidRDefault="007578EC" w:rsidP="007578EC">
      <w:pPr>
        <w:pStyle w:val="NormalWeb"/>
        <w:numPr>
          <w:ilvl w:val="0"/>
          <w:numId w:val="17"/>
        </w:numPr>
      </w:pPr>
      <w:r>
        <w:t>Retired</w:t>
      </w:r>
    </w:p>
    <w:p w14:paraId="79BE71B4" w14:textId="77777777" w:rsidR="007578EC" w:rsidRDefault="007578EC" w:rsidP="007578EC">
      <w:pPr>
        <w:pStyle w:val="NormalWeb"/>
        <w:numPr>
          <w:ilvl w:val="0"/>
          <w:numId w:val="17"/>
        </w:numPr>
      </w:pPr>
      <w:r>
        <w:t>Carer</w:t>
      </w:r>
    </w:p>
    <w:p w14:paraId="1A1CFC2E" w14:textId="77777777" w:rsidR="007578EC" w:rsidRDefault="007578EC" w:rsidP="007578EC">
      <w:pPr>
        <w:pStyle w:val="NormalWeb"/>
        <w:numPr>
          <w:ilvl w:val="0"/>
          <w:numId w:val="17"/>
        </w:numPr>
      </w:pPr>
      <w:r>
        <w:t>Other (Please specify)</w:t>
      </w:r>
    </w:p>
    <w:p w14:paraId="650338DD" w14:textId="0C5A500E" w:rsidR="007578EC" w:rsidRDefault="007578EC" w:rsidP="007578EC">
      <w:pPr>
        <w:pStyle w:val="NormalWeb"/>
        <w:numPr>
          <w:ilvl w:val="0"/>
          <w:numId w:val="3"/>
        </w:numPr>
      </w:pPr>
      <w:r>
        <w:rPr>
          <w:b/>
          <w:bCs/>
        </w:rPr>
        <w:t>For each employed adult in your household, please indicate their working pattern:</w:t>
      </w:r>
    </w:p>
    <w:p w14:paraId="47A9736A" w14:textId="77777777" w:rsidR="007578EC" w:rsidRDefault="007578EC" w:rsidP="007578EC">
      <w:pPr>
        <w:pStyle w:val="NormalWeb"/>
        <w:numPr>
          <w:ilvl w:val="0"/>
          <w:numId w:val="18"/>
        </w:numPr>
      </w:pPr>
      <w:r>
        <w:rPr>
          <w:b/>
          <w:bCs/>
        </w:rPr>
        <w:t>On-site</w:t>
      </w:r>
      <w:r>
        <w:t>: Works primarily at a physical location away from home.</w:t>
      </w:r>
    </w:p>
    <w:p w14:paraId="4ABD9062" w14:textId="77777777" w:rsidR="007578EC" w:rsidRDefault="007578EC" w:rsidP="007578EC">
      <w:pPr>
        <w:pStyle w:val="NormalWeb"/>
        <w:numPr>
          <w:ilvl w:val="0"/>
          <w:numId w:val="18"/>
        </w:numPr>
      </w:pPr>
      <w:r>
        <w:rPr>
          <w:b/>
          <w:bCs/>
        </w:rPr>
        <w:t>Home-based</w:t>
      </w:r>
      <w:r>
        <w:t>: Works exclusively from home.</w:t>
      </w:r>
    </w:p>
    <w:p w14:paraId="6558E880" w14:textId="77777777" w:rsidR="007578EC" w:rsidRDefault="007578EC" w:rsidP="007578EC">
      <w:pPr>
        <w:pStyle w:val="NormalWeb"/>
        <w:numPr>
          <w:ilvl w:val="0"/>
          <w:numId w:val="18"/>
        </w:numPr>
      </w:pPr>
      <w:r>
        <w:rPr>
          <w:b/>
          <w:bCs/>
        </w:rPr>
        <w:t>Hybrid</w:t>
      </w:r>
      <w:r>
        <w:t>: A mix of working at home and on-site. If hybrid, please estimate the number of days per week spent working from home.</w:t>
      </w:r>
    </w:p>
    <w:p w14:paraId="1EDC5BBB" w14:textId="2B107AD5" w:rsidR="007578EC" w:rsidRDefault="007578EC" w:rsidP="007578EC">
      <w:pPr>
        <w:pStyle w:val="NormalWeb"/>
        <w:numPr>
          <w:ilvl w:val="0"/>
          <w:numId w:val="3"/>
        </w:numPr>
      </w:pPr>
      <w:r>
        <w:rPr>
          <w:rStyle w:val="citation-301"/>
          <w:rFonts w:eastAsiaTheme="majorEastAsia"/>
          <w:b/>
          <w:bCs/>
        </w:rPr>
        <w:t>Do you own or rent your home?</w:t>
      </w:r>
      <w:r>
        <w:rPr>
          <w:rStyle w:val="citation-301"/>
          <w:rFonts w:eastAsiaTheme="majorEastAsia"/>
        </w:rPr>
        <w:t xml:space="preserve"> </w:t>
      </w:r>
    </w:p>
    <w:p w14:paraId="06B7D7A0" w14:textId="77777777" w:rsidR="007578EC" w:rsidRDefault="007578EC" w:rsidP="007578EC">
      <w:pPr>
        <w:pStyle w:val="NormalWeb"/>
        <w:numPr>
          <w:ilvl w:val="0"/>
          <w:numId w:val="19"/>
        </w:numPr>
      </w:pPr>
      <w:r>
        <w:t>Own (Outright)</w:t>
      </w:r>
    </w:p>
    <w:p w14:paraId="55D7BB90" w14:textId="77777777" w:rsidR="007578EC" w:rsidRDefault="007578EC" w:rsidP="007578EC">
      <w:pPr>
        <w:pStyle w:val="NormalWeb"/>
        <w:numPr>
          <w:ilvl w:val="0"/>
          <w:numId w:val="19"/>
        </w:numPr>
      </w:pPr>
      <w:r>
        <w:t>Own (With a mortgage)</w:t>
      </w:r>
    </w:p>
    <w:p w14:paraId="5043641F" w14:textId="77777777" w:rsidR="007578EC" w:rsidRDefault="007578EC" w:rsidP="007578EC">
      <w:pPr>
        <w:pStyle w:val="NormalWeb"/>
        <w:numPr>
          <w:ilvl w:val="0"/>
          <w:numId w:val="19"/>
        </w:numPr>
      </w:pPr>
      <w:r>
        <w:t>Rent</w:t>
      </w:r>
    </w:p>
    <w:p w14:paraId="4464C6D0" w14:textId="77777777" w:rsidR="007578EC" w:rsidRDefault="007578EC" w:rsidP="007578EC">
      <w:pPr>
        <w:pStyle w:val="NormalWeb"/>
        <w:numPr>
          <w:ilvl w:val="0"/>
          <w:numId w:val="19"/>
        </w:numPr>
      </w:pPr>
      <w:r>
        <w:t>Rent-free</w:t>
      </w:r>
    </w:p>
    <w:p w14:paraId="692BF353" w14:textId="77777777" w:rsidR="007578EC" w:rsidRDefault="007578EC" w:rsidP="007578EC">
      <w:pPr>
        <w:pStyle w:val="NormalWeb"/>
        <w:numPr>
          <w:ilvl w:val="0"/>
          <w:numId w:val="19"/>
        </w:numPr>
      </w:pPr>
      <w:r>
        <w:t>Other (Please specify)</w:t>
      </w:r>
    </w:p>
    <w:p w14:paraId="5622A838" w14:textId="3A5F0278" w:rsidR="007578EC" w:rsidRDefault="007578EC" w:rsidP="007578EC">
      <w:pPr>
        <w:pStyle w:val="NormalWeb"/>
        <w:numPr>
          <w:ilvl w:val="0"/>
          <w:numId w:val="3"/>
        </w:numPr>
      </w:pPr>
      <w:r>
        <w:rPr>
          <w:rStyle w:val="citation-300"/>
          <w:rFonts w:eastAsiaTheme="majorEastAsia"/>
          <w:b/>
          <w:bCs/>
        </w:rPr>
        <w:lastRenderedPageBreak/>
        <w:t>How would you describe your household’s residential area?</w:t>
      </w:r>
      <w:r>
        <w:rPr>
          <w:rStyle w:val="citation-300"/>
          <w:rFonts w:eastAsiaTheme="majorEastAsia"/>
        </w:rPr>
        <w:t xml:space="preserve"> </w:t>
      </w:r>
    </w:p>
    <w:p w14:paraId="0A9C49DC" w14:textId="77777777" w:rsidR="007578EC" w:rsidRDefault="007578EC" w:rsidP="007578EC">
      <w:pPr>
        <w:pStyle w:val="NormalWeb"/>
        <w:numPr>
          <w:ilvl w:val="0"/>
          <w:numId w:val="20"/>
        </w:numPr>
      </w:pPr>
      <w:r>
        <w:t>Urban area</w:t>
      </w:r>
    </w:p>
    <w:p w14:paraId="28CA2469" w14:textId="77777777" w:rsidR="007578EC" w:rsidRDefault="007578EC" w:rsidP="007578EC">
      <w:pPr>
        <w:pStyle w:val="NormalWeb"/>
        <w:numPr>
          <w:ilvl w:val="0"/>
          <w:numId w:val="20"/>
        </w:numPr>
      </w:pPr>
      <w:r>
        <w:t>Suburban area</w:t>
      </w:r>
    </w:p>
    <w:p w14:paraId="7006E6C5" w14:textId="450B352F" w:rsidR="00E90DEC" w:rsidRPr="00B92473" w:rsidRDefault="007578EC" w:rsidP="00E90DEC">
      <w:pPr>
        <w:pStyle w:val="NormalWeb"/>
        <w:numPr>
          <w:ilvl w:val="0"/>
          <w:numId w:val="20"/>
        </w:numPr>
      </w:pPr>
      <w:r>
        <w:t>Rural area</w:t>
      </w:r>
    </w:p>
    <w:p w14:paraId="53D00C80" w14:textId="7EBCC806" w:rsidR="00E90DEC" w:rsidRPr="00E90DEC" w:rsidRDefault="00E90DEC" w:rsidP="00E90DEC">
      <w:pPr>
        <w:spacing w:before="100" w:beforeAutospacing="1" w:after="100" w:afterAutospacing="1"/>
        <w:outlineLvl w:val="3"/>
        <w:rPr>
          <w:rFonts w:ascii="Times New Roman" w:eastAsia="Times New Roman" w:hAnsi="Times New Roman" w:cs="Times New Roman"/>
          <w:b/>
          <w:bCs/>
          <w:kern w:val="0"/>
          <w:lang w:eastAsia="en-GB"/>
          <w14:ligatures w14:val="none"/>
        </w:rPr>
      </w:pPr>
      <w:bookmarkStart w:id="8" w:name="OLE_LINK2"/>
      <w:r w:rsidRPr="00E90DEC">
        <w:rPr>
          <w:rFonts w:ascii="Times New Roman" w:eastAsia="Times New Roman" w:hAnsi="Times New Roman" w:cs="Times New Roman"/>
          <w:b/>
          <w:bCs/>
          <w:kern w:val="0"/>
          <w:lang w:eastAsia="en-GB"/>
          <w14:ligatures w14:val="none"/>
        </w:rPr>
        <w:t xml:space="preserve">Section 3: Housing and Appliance </w:t>
      </w:r>
      <w:commentRangeStart w:id="9"/>
      <w:r w:rsidRPr="00E90DEC">
        <w:rPr>
          <w:rFonts w:ascii="Times New Roman" w:eastAsia="Times New Roman" w:hAnsi="Times New Roman" w:cs="Times New Roman"/>
          <w:b/>
          <w:bCs/>
          <w:kern w:val="0"/>
          <w:lang w:eastAsia="en-GB"/>
          <w14:ligatures w14:val="none"/>
        </w:rPr>
        <w:t>Information</w:t>
      </w:r>
      <w:commentRangeEnd w:id="9"/>
      <w:r w:rsidR="00935F8B">
        <w:rPr>
          <w:rStyle w:val="CommentReference"/>
        </w:rPr>
        <w:commentReference w:id="9"/>
      </w:r>
    </w:p>
    <w:p w14:paraId="13196429" w14:textId="77777777" w:rsidR="00E90DEC" w:rsidRPr="00E90DEC" w:rsidRDefault="00E90DEC" w:rsidP="00E90DE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What type of dwelling do you live in?</w:t>
      </w:r>
    </w:p>
    <w:p w14:paraId="502422C7"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Detached house </w:t>
      </w:r>
    </w:p>
    <w:p w14:paraId="15571ABD"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Semi-detached house </w:t>
      </w:r>
    </w:p>
    <w:p w14:paraId="49A99475"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Terrace house </w:t>
      </w:r>
    </w:p>
    <w:p w14:paraId="09B13781"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Apartment/Flat </w:t>
      </w:r>
    </w:p>
    <w:p w14:paraId="6EAB1206"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 xml:space="preserve">Bungalow </w:t>
      </w:r>
    </w:p>
    <w:p w14:paraId="33DF58EE" w14:textId="77777777" w:rsidR="00E90DEC" w:rsidRPr="00F3343D" w:rsidRDefault="00E90DEC" w:rsidP="00F3343D">
      <w:pPr>
        <w:pStyle w:val="ListParagraph"/>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3343D">
        <w:rPr>
          <w:rFonts w:ascii="Times New Roman" w:eastAsia="Times New Roman" w:hAnsi="Times New Roman" w:cs="Times New Roman"/>
          <w:kern w:val="0"/>
          <w:lang w:eastAsia="en-GB"/>
          <w14:ligatures w14:val="none"/>
        </w:rPr>
        <w:t>Other (Please specify)</w:t>
      </w:r>
    </w:p>
    <w:p w14:paraId="1A6379C1" w14:textId="77777777" w:rsidR="00E90DEC" w:rsidRPr="00E90DEC" w:rsidRDefault="00E90DEC" w:rsidP="00E90DE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bookmarkStart w:id="10" w:name="OLE_LINK3"/>
      <w:r w:rsidRPr="00E90DEC">
        <w:rPr>
          <w:rFonts w:ascii="Times New Roman" w:eastAsia="Times New Roman" w:hAnsi="Times New Roman" w:cs="Times New Roman"/>
          <w:b/>
          <w:bCs/>
          <w:kern w:val="0"/>
          <w:lang w:eastAsia="en-GB"/>
          <w14:ligatures w14:val="none"/>
        </w:rPr>
        <w:t>What is the approximate total floor area of your home?</w:t>
      </w:r>
      <w:r w:rsidRPr="00E90DEC">
        <w:rPr>
          <w:rFonts w:ascii="Times New Roman" w:eastAsia="Times New Roman" w:hAnsi="Times New Roman" w:cs="Times New Roman"/>
          <w:kern w:val="0"/>
          <w:lang w:eastAsia="en-GB"/>
          <w14:ligatures w14:val="none"/>
        </w:rPr>
        <w:t xml:space="preserve"> (in square meters, m²)</w:t>
      </w:r>
    </w:p>
    <w:p w14:paraId="066D0A10" w14:textId="1181D1CD" w:rsidR="00F3343D" w:rsidRDefault="00F3343D" w:rsidP="00F3343D">
      <w:pPr>
        <w:pStyle w:val="NormalWeb"/>
        <w:numPr>
          <w:ilvl w:val="0"/>
          <w:numId w:val="20"/>
        </w:numPr>
      </w:pPr>
      <w:bookmarkStart w:id="11" w:name="OLE_LINK4"/>
      <w:bookmarkEnd w:id="10"/>
      <w:r>
        <w:t>Under 50 m²</w:t>
      </w:r>
    </w:p>
    <w:p w14:paraId="2027CABA" w14:textId="3C5A5B6C" w:rsidR="00F3343D" w:rsidRDefault="00F3343D" w:rsidP="00F3343D">
      <w:pPr>
        <w:pStyle w:val="NormalWeb"/>
        <w:numPr>
          <w:ilvl w:val="0"/>
          <w:numId w:val="20"/>
        </w:numPr>
      </w:pPr>
      <w:r>
        <w:t>50 - 99 m²</w:t>
      </w:r>
    </w:p>
    <w:p w14:paraId="3198FCEA" w14:textId="71720FAE" w:rsidR="00F3343D" w:rsidRDefault="00F3343D" w:rsidP="00F3343D">
      <w:pPr>
        <w:pStyle w:val="NormalWeb"/>
        <w:numPr>
          <w:ilvl w:val="0"/>
          <w:numId w:val="20"/>
        </w:numPr>
      </w:pPr>
      <w:r>
        <w:t>100 - 149 m²</w:t>
      </w:r>
    </w:p>
    <w:p w14:paraId="552B7173" w14:textId="3FD0710F" w:rsidR="00F3343D" w:rsidRDefault="00F3343D" w:rsidP="00F3343D">
      <w:pPr>
        <w:pStyle w:val="NormalWeb"/>
        <w:numPr>
          <w:ilvl w:val="0"/>
          <w:numId w:val="20"/>
        </w:numPr>
      </w:pPr>
      <w:r>
        <w:t>150 - 199 m²</w:t>
      </w:r>
    </w:p>
    <w:p w14:paraId="7EAC3DD0" w14:textId="3A8E270A" w:rsidR="00F3343D" w:rsidRDefault="00F3343D" w:rsidP="00F3343D">
      <w:pPr>
        <w:pStyle w:val="NormalWeb"/>
        <w:numPr>
          <w:ilvl w:val="0"/>
          <w:numId w:val="20"/>
        </w:numPr>
      </w:pPr>
      <w:r>
        <w:t>200 m² or more</w:t>
      </w:r>
    </w:p>
    <w:p w14:paraId="395609E3" w14:textId="77777777" w:rsidR="00E90DEC" w:rsidRPr="00E90DEC" w:rsidRDefault="00E90DEC" w:rsidP="00E90DE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90DEC">
        <w:rPr>
          <w:rFonts w:ascii="Times New Roman" w:eastAsia="Times New Roman" w:hAnsi="Times New Roman" w:cs="Times New Roman"/>
          <w:b/>
          <w:bCs/>
          <w:kern w:val="0"/>
          <w:lang w:eastAsia="en-GB"/>
          <w14:ligatures w14:val="none"/>
        </w:rPr>
        <w:t>Approximately when was your home built?</w:t>
      </w:r>
    </w:p>
    <w:p w14:paraId="73A40193" w14:textId="154BC742" w:rsidR="00F3343D" w:rsidRDefault="00F3343D" w:rsidP="00F3343D">
      <w:pPr>
        <w:pStyle w:val="NormalWeb"/>
        <w:numPr>
          <w:ilvl w:val="0"/>
          <w:numId w:val="20"/>
        </w:numPr>
      </w:pPr>
      <w:bookmarkStart w:id="12" w:name="OLE_LINK5"/>
      <w:bookmarkEnd w:id="11"/>
      <w:r>
        <w:t>Before 1940</w:t>
      </w:r>
    </w:p>
    <w:p w14:paraId="75DD5312" w14:textId="1727EBF9" w:rsidR="00F3343D" w:rsidRDefault="00F3343D" w:rsidP="00F3343D">
      <w:pPr>
        <w:pStyle w:val="NormalWeb"/>
        <w:numPr>
          <w:ilvl w:val="0"/>
          <w:numId w:val="20"/>
        </w:numPr>
      </w:pPr>
      <w:r>
        <w:t>1940 - 1959</w:t>
      </w:r>
    </w:p>
    <w:p w14:paraId="46C8BE51" w14:textId="71945D63" w:rsidR="00F3343D" w:rsidRDefault="00F3343D" w:rsidP="00F3343D">
      <w:pPr>
        <w:pStyle w:val="NormalWeb"/>
        <w:numPr>
          <w:ilvl w:val="0"/>
          <w:numId w:val="20"/>
        </w:numPr>
      </w:pPr>
      <w:r>
        <w:t>1960 - 1979</w:t>
      </w:r>
    </w:p>
    <w:p w14:paraId="1E3A0F1B" w14:textId="63CF8610" w:rsidR="00F3343D" w:rsidRDefault="00F3343D" w:rsidP="00F3343D">
      <w:pPr>
        <w:pStyle w:val="NormalWeb"/>
        <w:numPr>
          <w:ilvl w:val="0"/>
          <w:numId w:val="20"/>
        </w:numPr>
      </w:pPr>
      <w:r>
        <w:t>1980 - 1999</w:t>
      </w:r>
    </w:p>
    <w:p w14:paraId="346244F1" w14:textId="2B57119E" w:rsidR="00F3343D" w:rsidRDefault="00F3343D" w:rsidP="00F3343D">
      <w:pPr>
        <w:pStyle w:val="NormalWeb"/>
        <w:numPr>
          <w:ilvl w:val="0"/>
          <w:numId w:val="20"/>
        </w:numPr>
      </w:pPr>
      <w:r>
        <w:t>2000 or after</w:t>
      </w:r>
    </w:p>
    <w:p w14:paraId="6128FB83" w14:textId="700E9AF8" w:rsidR="00F3343D" w:rsidRDefault="00CD3CC3" w:rsidP="00F3343D">
      <w:pPr>
        <w:pStyle w:val="NormalWeb"/>
      </w:pPr>
      <w:r>
        <w:t xml:space="preserve">“ </w:t>
      </w:r>
      <w:r w:rsidR="00F3343D" w:rsidRPr="00F3343D">
        <w:t>This categori</w:t>
      </w:r>
      <w:r w:rsidR="00F3343D">
        <w:t>s</w:t>
      </w:r>
      <w:r w:rsidR="00F3343D" w:rsidRPr="00F3343D">
        <w:t>ation is based on a review of residential energy studies, which often use building age as a proxy for construction standards and energy efficiency regulations that were introduced or changed over time. For instance, older homes, particularly those built before modern energy codes, are often associated with different heating demands and lower insulation levels, which significantly impact energy consumption</w:t>
      </w:r>
      <w:r w:rsidR="00F3343D">
        <w:t xml:space="preserve">. </w:t>
      </w:r>
      <w:r>
        <w:t>“</w:t>
      </w:r>
    </w:p>
    <w:bookmarkEnd w:id="8"/>
    <w:bookmarkEnd w:id="12"/>
    <w:p w14:paraId="10FAB4C9" w14:textId="43A4EDEF" w:rsidR="00F3343D" w:rsidRDefault="00F3343D" w:rsidP="00F3343D">
      <w:pPr>
        <w:pStyle w:val="NormalWeb"/>
        <w:numPr>
          <w:ilvl w:val="0"/>
          <w:numId w:val="4"/>
        </w:numPr>
      </w:pPr>
      <w:r>
        <w:rPr>
          <w:b/>
          <w:bCs/>
        </w:rPr>
        <w:t>How many rooms are in your home?</w:t>
      </w:r>
    </w:p>
    <w:p w14:paraId="7CF64EB2" w14:textId="77777777" w:rsidR="00F3343D" w:rsidRDefault="00F3343D" w:rsidP="00F3343D">
      <w:pPr>
        <w:pStyle w:val="NormalWeb"/>
        <w:numPr>
          <w:ilvl w:val="0"/>
          <w:numId w:val="24"/>
        </w:numPr>
      </w:pPr>
      <w:r>
        <w:t>Number of bedrooms: (Numerical Input)</w:t>
      </w:r>
    </w:p>
    <w:p w14:paraId="1035EE0A" w14:textId="77777777" w:rsidR="00F3343D" w:rsidRDefault="00F3343D" w:rsidP="00F3343D">
      <w:pPr>
        <w:pStyle w:val="NormalWeb"/>
        <w:numPr>
          <w:ilvl w:val="0"/>
          <w:numId w:val="24"/>
        </w:numPr>
      </w:pPr>
      <w:r>
        <w:t>Number of living rooms: (Numerical Input)</w:t>
      </w:r>
    </w:p>
    <w:p w14:paraId="7FF9B458" w14:textId="77777777" w:rsidR="00F3343D" w:rsidRDefault="00F3343D" w:rsidP="00F3343D">
      <w:pPr>
        <w:pStyle w:val="NormalWeb"/>
        <w:numPr>
          <w:ilvl w:val="0"/>
          <w:numId w:val="24"/>
        </w:numPr>
      </w:pPr>
      <w:r>
        <w:t>Number of bathrooms: (Numerical Input)</w:t>
      </w:r>
    </w:p>
    <w:p w14:paraId="29889572" w14:textId="35F9E957" w:rsidR="00F3343D" w:rsidRDefault="00F3343D" w:rsidP="00F3343D">
      <w:pPr>
        <w:pStyle w:val="NormalWeb"/>
        <w:numPr>
          <w:ilvl w:val="0"/>
          <w:numId w:val="4"/>
        </w:numPr>
      </w:pPr>
      <w:r>
        <w:rPr>
          <w:b/>
          <w:bCs/>
        </w:rPr>
        <w:t>Please describe the insulation and glazing in your home:</w:t>
      </w:r>
    </w:p>
    <w:p w14:paraId="77DA0B74" w14:textId="77777777" w:rsidR="00F3343D" w:rsidRDefault="00F3343D" w:rsidP="00F3343D">
      <w:pPr>
        <w:pStyle w:val="NormalWeb"/>
        <w:numPr>
          <w:ilvl w:val="0"/>
          <w:numId w:val="25"/>
        </w:numPr>
      </w:pPr>
      <w:r>
        <w:rPr>
          <w:b/>
          <w:bCs/>
        </w:rPr>
        <w:t>Wall Insulation:</w:t>
      </w:r>
    </w:p>
    <w:p w14:paraId="02F66791" w14:textId="77777777" w:rsidR="00F3343D" w:rsidRDefault="00F3343D" w:rsidP="00F3343D">
      <w:pPr>
        <w:pStyle w:val="NormalWeb"/>
        <w:numPr>
          <w:ilvl w:val="1"/>
          <w:numId w:val="25"/>
        </w:numPr>
      </w:pPr>
      <w:r>
        <w:t>Well-insulated</w:t>
      </w:r>
    </w:p>
    <w:p w14:paraId="41EFD3E8" w14:textId="77777777" w:rsidR="00F3343D" w:rsidRDefault="00F3343D" w:rsidP="00F3343D">
      <w:pPr>
        <w:pStyle w:val="NormalWeb"/>
        <w:numPr>
          <w:ilvl w:val="1"/>
          <w:numId w:val="25"/>
        </w:numPr>
      </w:pPr>
      <w:r>
        <w:t>Moderately insulated</w:t>
      </w:r>
    </w:p>
    <w:p w14:paraId="28A147E6" w14:textId="77777777" w:rsidR="00F3343D" w:rsidRDefault="00F3343D" w:rsidP="00F3343D">
      <w:pPr>
        <w:pStyle w:val="NormalWeb"/>
        <w:numPr>
          <w:ilvl w:val="1"/>
          <w:numId w:val="25"/>
        </w:numPr>
      </w:pPr>
      <w:r>
        <w:lastRenderedPageBreak/>
        <w:t>Poorly insulated</w:t>
      </w:r>
    </w:p>
    <w:p w14:paraId="4E4FFA27" w14:textId="77777777" w:rsidR="00F3343D" w:rsidRDefault="00F3343D" w:rsidP="00F3343D">
      <w:pPr>
        <w:pStyle w:val="NormalWeb"/>
        <w:numPr>
          <w:ilvl w:val="1"/>
          <w:numId w:val="25"/>
        </w:numPr>
      </w:pPr>
      <w:r>
        <w:t>Don't know</w:t>
      </w:r>
    </w:p>
    <w:p w14:paraId="6D3C7B76" w14:textId="77777777" w:rsidR="00F3343D" w:rsidRDefault="00F3343D" w:rsidP="00F3343D">
      <w:pPr>
        <w:pStyle w:val="NormalWeb"/>
        <w:numPr>
          <w:ilvl w:val="0"/>
          <w:numId w:val="25"/>
        </w:numPr>
      </w:pPr>
      <w:r>
        <w:rPr>
          <w:b/>
          <w:bCs/>
        </w:rPr>
        <w:t>Roof/Loft Insulation:</w:t>
      </w:r>
    </w:p>
    <w:p w14:paraId="44596124" w14:textId="77777777" w:rsidR="00F3343D" w:rsidRDefault="00F3343D" w:rsidP="00F3343D">
      <w:pPr>
        <w:pStyle w:val="NormalWeb"/>
        <w:numPr>
          <w:ilvl w:val="1"/>
          <w:numId w:val="25"/>
        </w:numPr>
      </w:pPr>
      <w:r>
        <w:t>Yes</w:t>
      </w:r>
    </w:p>
    <w:p w14:paraId="33F084E9" w14:textId="77777777" w:rsidR="00F3343D" w:rsidRDefault="00F3343D" w:rsidP="00F3343D">
      <w:pPr>
        <w:pStyle w:val="NormalWeb"/>
        <w:numPr>
          <w:ilvl w:val="1"/>
          <w:numId w:val="25"/>
        </w:numPr>
      </w:pPr>
      <w:r>
        <w:t>No</w:t>
      </w:r>
    </w:p>
    <w:p w14:paraId="2D27A886" w14:textId="77777777" w:rsidR="00F3343D" w:rsidRDefault="00F3343D" w:rsidP="00F3343D">
      <w:pPr>
        <w:pStyle w:val="NormalWeb"/>
        <w:numPr>
          <w:ilvl w:val="1"/>
          <w:numId w:val="25"/>
        </w:numPr>
      </w:pPr>
      <w:r>
        <w:t>Don't know</w:t>
      </w:r>
    </w:p>
    <w:p w14:paraId="6578FA43" w14:textId="77777777" w:rsidR="00F3343D" w:rsidRDefault="00F3343D" w:rsidP="00F3343D">
      <w:pPr>
        <w:pStyle w:val="NormalWeb"/>
        <w:numPr>
          <w:ilvl w:val="0"/>
          <w:numId w:val="25"/>
        </w:numPr>
      </w:pPr>
      <w:r>
        <w:rPr>
          <w:b/>
          <w:bCs/>
        </w:rPr>
        <w:t>Window Glazing:</w:t>
      </w:r>
    </w:p>
    <w:p w14:paraId="6D25D785" w14:textId="77777777" w:rsidR="00F3343D" w:rsidRDefault="00F3343D" w:rsidP="00F3343D">
      <w:pPr>
        <w:pStyle w:val="NormalWeb"/>
        <w:numPr>
          <w:ilvl w:val="1"/>
          <w:numId w:val="25"/>
        </w:numPr>
      </w:pPr>
      <w:r>
        <w:t>Single glazing</w:t>
      </w:r>
    </w:p>
    <w:p w14:paraId="5FC9FAD5" w14:textId="77777777" w:rsidR="00F3343D" w:rsidRDefault="00F3343D" w:rsidP="00F3343D">
      <w:pPr>
        <w:pStyle w:val="NormalWeb"/>
        <w:numPr>
          <w:ilvl w:val="1"/>
          <w:numId w:val="25"/>
        </w:numPr>
      </w:pPr>
      <w:r>
        <w:t>Double glazing</w:t>
      </w:r>
    </w:p>
    <w:p w14:paraId="62A89E69" w14:textId="77777777" w:rsidR="00F3343D" w:rsidRDefault="00F3343D" w:rsidP="00F3343D">
      <w:pPr>
        <w:pStyle w:val="NormalWeb"/>
        <w:numPr>
          <w:ilvl w:val="1"/>
          <w:numId w:val="25"/>
        </w:numPr>
      </w:pPr>
      <w:r>
        <w:t>Triple glazing</w:t>
      </w:r>
    </w:p>
    <w:p w14:paraId="79D20499" w14:textId="77777777" w:rsidR="00F3343D" w:rsidRDefault="00F3343D" w:rsidP="00F3343D">
      <w:pPr>
        <w:pStyle w:val="NormalWeb"/>
        <w:numPr>
          <w:ilvl w:val="1"/>
          <w:numId w:val="25"/>
        </w:numPr>
      </w:pPr>
      <w:r>
        <w:t>Other (Please specify)</w:t>
      </w:r>
    </w:p>
    <w:p w14:paraId="0907555A" w14:textId="4432E2CE" w:rsidR="00F3343D" w:rsidRDefault="00F3343D" w:rsidP="00F3343D">
      <w:pPr>
        <w:pStyle w:val="NormalWeb"/>
        <w:numPr>
          <w:ilvl w:val="0"/>
          <w:numId w:val="4"/>
        </w:numPr>
      </w:pPr>
      <w:r>
        <w:rPr>
          <w:b/>
          <w:bCs/>
        </w:rPr>
        <w:t>Which direction do the main windows in your living spaces face?</w:t>
      </w:r>
    </w:p>
    <w:p w14:paraId="7962033B" w14:textId="77777777" w:rsidR="00F3343D" w:rsidRDefault="00F3343D" w:rsidP="00F3343D">
      <w:pPr>
        <w:pStyle w:val="NormalWeb"/>
        <w:numPr>
          <w:ilvl w:val="0"/>
          <w:numId w:val="26"/>
        </w:numPr>
      </w:pPr>
      <w:r>
        <w:t>North</w:t>
      </w:r>
    </w:p>
    <w:p w14:paraId="4022EEB6" w14:textId="77777777" w:rsidR="00F3343D" w:rsidRDefault="00F3343D" w:rsidP="00F3343D">
      <w:pPr>
        <w:pStyle w:val="NormalWeb"/>
        <w:numPr>
          <w:ilvl w:val="0"/>
          <w:numId w:val="26"/>
        </w:numPr>
      </w:pPr>
      <w:r>
        <w:t>South</w:t>
      </w:r>
    </w:p>
    <w:p w14:paraId="172C94C3" w14:textId="77777777" w:rsidR="00F3343D" w:rsidRDefault="00F3343D" w:rsidP="00F3343D">
      <w:pPr>
        <w:pStyle w:val="NormalWeb"/>
        <w:numPr>
          <w:ilvl w:val="0"/>
          <w:numId w:val="26"/>
        </w:numPr>
      </w:pPr>
      <w:r>
        <w:t>East</w:t>
      </w:r>
    </w:p>
    <w:p w14:paraId="2453ABBF" w14:textId="77777777" w:rsidR="00F3343D" w:rsidRDefault="00F3343D" w:rsidP="00F3343D">
      <w:pPr>
        <w:pStyle w:val="NormalWeb"/>
        <w:numPr>
          <w:ilvl w:val="0"/>
          <w:numId w:val="26"/>
        </w:numPr>
      </w:pPr>
      <w:r>
        <w:t>West</w:t>
      </w:r>
    </w:p>
    <w:p w14:paraId="38F08CFD" w14:textId="77777777" w:rsidR="00F3343D" w:rsidRDefault="00F3343D" w:rsidP="00F3343D">
      <w:pPr>
        <w:pStyle w:val="NormalWeb"/>
        <w:numPr>
          <w:ilvl w:val="0"/>
          <w:numId w:val="26"/>
        </w:numPr>
      </w:pPr>
      <w:r>
        <w:t>Combination (Please specify)</w:t>
      </w:r>
    </w:p>
    <w:p w14:paraId="7F5D8E23" w14:textId="2E9C4162" w:rsidR="00F3343D" w:rsidRDefault="00F3343D" w:rsidP="00F3343D">
      <w:pPr>
        <w:pStyle w:val="NormalWeb"/>
        <w:numPr>
          <w:ilvl w:val="0"/>
          <w:numId w:val="4"/>
        </w:numPr>
      </w:pPr>
      <w:r>
        <w:rPr>
          <w:b/>
          <w:bCs/>
        </w:rPr>
        <w:t>What is the primary method used to heat your home?</w:t>
      </w:r>
    </w:p>
    <w:p w14:paraId="4322D8D0" w14:textId="77777777" w:rsidR="00F3343D" w:rsidRDefault="00F3343D" w:rsidP="00F3343D">
      <w:pPr>
        <w:pStyle w:val="NormalWeb"/>
        <w:numPr>
          <w:ilvl w:val="0"/>
          <w:numId w:val="27"/>
        </w:numPr>
      </w:pPr>
      <w:r>
        <w:t>Gas central heating</w:t>
      </w:r>
    </w:p>
    <w:p w14:paraId="2AE48665" w14:textId="77777777" w:rsidR="00F3343D" w:rsidRDefault="00F3343D" w:rsidP="00F3343D">
      <w:pPr>
        <w:pStyle w:val="NormalWeb"/>
        <w:numPr>
          <w:ilvl w:val="0"/>
          <w:numId w:val="27"/>
        </w:numPr>
      </w:pPr>
      <w:r>
        <w:t>Direct electric heating</w:t>
      </w:r>
    </w:p>
    <w:p w14:paraId="1C049A93" w14:textId="77777777" w:rsidR="00F3343D" w:rsidRDefault="00F3343D" w:rsidP="00F3343D">
      <w:pPr>
        <w:pStyle w:val="NormalWeb"/>
        <w:numPr>
          <w:ilvl w:val="0"/>
          <w:numId w:val="27"/>
        </w:numPr>
      </w:pPr>
      <w:r>
        <w:t>Non-electric (e.g., district heat, oil, wood stove)</w:t>
      </w:r>
    </w:p>
    <w:p w14:paraId="77AAB09F" w14:textId="77777777" w:rsidR="00F3343D" w:rsidRDefault="00F3343D" w:rsidP="00F3343D">
      <w:pPr>
        <w:pStyle w:val="NormalWeb"/>
        <w:numPr>
          <w:ilvl w:val="0"/>
          <w:numId w:val="27"/>
        </w:numPr>
      </w:pPr>
      <w:r>
        <w:t>Portable electric heaters</w:t>
      </w:r>
    </w:p>
    <w:p w14:paraId="6A46BEF1" w14:textId="77777777" w:rsidR="00F3343D" w:rsidRDefault="00F3343D" w:rsidP="00F3343D">
      <w:pPr>
        <w:pStyle w:val="NormalWeb"/>
        <w:numPr>
          <w:ilvl w:val="0"/>
          <w:numId w:val="27"/>
        </w:numPr>
      </w:pPr>
      <w:r>
        <w:t>Heat pump</w:t>
      </w:r>
    </w:p>
    <w:p w14:paraId="37181511" w14:textId="77777777" w:rsidR="00F3343D" w:rsidRDefault="00F3343D" w:rsidP="00F3343D">
      <w:pPr>
        <w:pStyle w:val="NormalWeb"/>
        <w:numPr>
          <w:ilvl w:val="0"/>
          <w:numId w:val="27"/>
        </w:numPr>
      </w:pPr>
      <w:r>
        <w:t>Gas fire</w:t>
      </w:r>
    </w:p>
    <w:p w14:paraId="31ED0E22" w14:textId="77777777" w:rsidR="00F3343D" w:rsidRDefault="00F3343D" w:rsidP="00F3343D">
      <w:pPr>
        <w:pStyle w:val="NormalWeb"/>
        <w:numPr>
          <w:ilvl w:val="0"/>
          <w:numId w:val="27"/>
        </w:numPr>
      </w:pPr>
      <w:r>
        <w:t>Other (Please specify)</w:t>
      </w:r>
    </w:p>
    <w:p w14:paraId="6E4409D6" w14:textId="676890A9" w:rsidR="00F3343D" w:rsidRDefault="00F3343D" w:rsidP="00F3343D">
      <w:pPr>
        <w:pStyle w:val="NormalWeb"/>
        <w:numPr>
          <w:ilvl w:val="0"/>
          <w:numId w:val="4"/>
        </w:numPr>
      </w:pPr>
      <w:r>
        <w:rPr>
          <w:b/>
          <w:bCs/>
        </w:rPr>
        <w:t>What type of heating controls are used in your home?</w:t>
      </w:r>
    </w:p>
    <w:p w14:paraId="433A4EA1" w14:textId="77777777" w:rsidR="00F3343D" w:rsidRDefault="00F3343D" w:rsidP="00F3343D">
      <w:pPr>
        <w:pStyle w:val="NormalWeb"/>
        <w:numPr>
          <w:ilvl w:val="0"/>
          <w:numId w:val="28"/>
        </w:numPr>
      </w:pPr>
      <w:r>
        <w:t>Thermostat with programmer</w:t>
      </w:r>
    </w:p>
    <w:p w14:paraId="2EE741F1" w14:textId="77777777" w:rsidR="00F3343D" w:rsidRDefault="00F3343D" w:rsidP="00F3343D">
      <w:pPr>
        <w:pStyle w:val="NormalWeb"/>
        <w:numPr>
          <w:ilvl w:val="0"/>
          <w:numId w:val="28"/>
        </w:numPr>
      </w:pPr>
      <w:r>
        <w:t>Smart thermostat</w:t>
      </w:r>
    </w:p>
    <w:p w14:paraId="78D99104" w14:textId="77777777" w:rsidR="00F3343D" w:rsidRDefault="00F3343D" w:rsidP="00F3343D">
      <w:pPr>
        <w:pStyle w:val="NormalWeb"/>
        <w:numPr>
          <w:ilvl w:val="0"/>
          <w:numId w:val="28"/>
        </w:numPr>
      </w:pPr>
      <w:r>
        <w:t>Room thermostat only</w:t>
      </w:r>
    </w:p>
    <w:p w14:paraId="4D9D37D2" w14:textId="77777777" w:rsidR="00F3343D" w:rsidRDefault="00F3343D" w:rsidP="00F3343D">
      <w:pPr>
        <w:pStyle w:val="NormalWeb"/>
        <w:numPr>
          <w:ilvl w:val="0"/>
          <w:numId w:val="28"/>
        </w:numPr>
      </w:pPr>
      <w:r>
        <w:t>Manual controls only</w:t>
      </w:r>
    </w:p>
    <w:p w14:paraId="23734663" w14:textId="77777777" w:rsidR="00F3343D" w:rsidRDefault="00F3343D" w:rsidP="00F3343D">
      <w:pPr>
        <w:pStyle w:val="NormalWeb"/>
        <w:numPr>
          <w:ilvl w:val="0"/>
          <w:numId w:val="28"/>
        </w:numPr>
      </w:pPr>
      <w:r>
        <w:t>No controls</w:t>
      </w:r>
    </w:p>
    <w:p w14:paraId="1860084D" w14:textId="77777777" w:rsidR="00F3343D" w:rsidRDefault="00F3343D" w:rsidP="00F3343D">
      <w:pPr>
        <w:pStyle w:val="NormalWeb"/>
        <w:numPr>
          <w:ilvl w:val="0"/>
          <w:numId w:val="28"/>
        </w:numPr>
      </w:pPr>
      <w:r>
        <w:t>Don't know</w:t>
      </w:r>
    </w:p>
    <w:p w14:paraId="372B3EA0" w14:textId="26AD7195" w:rsidR="00F3343D" w:rsidRDefault="00F3343D" w:rsidP="00F3343D">
      <w:pPr>
        <w:pStyle w:val="NormalWeb"/>
        <w:numPr>
          <w:ilvl w:val="0"/>
          <w:numId w:val="4"/>
        </w:numPr>
      </w:pPr>
      <w:r>
        <w:rPr>
          <w:b/>
          <w:bCs/>
        </w:rPr>
        <w:t>How is domestic hot water heated in your home?</w:t>
      </w:r>
    </w:p>
    <w:p w14:paraId="110E5300" w14:textId="77777777" w:rsidR="00F3343D" w:rsidRDefault="00F3343D" w:rsidP="00F3343D">
      <w:pPr>
        <w:pStyle w:val="NormalWeb"/>
        <w:numPr>
          <w:ilvl w:val="0"/>
          <w:numId w:val="29"/>
        </w:numPr>
      </w:pPr>
      <w:r>
        <w:t>Combi boiler</w:t>
      </w:r>
    </w:p>
    <w:p w14:paraId="6D92D66D" w14:textId="77777777" w:rsidR="00F3343D" w:rsidRDefault="00F3343D" w:rsidP="00F3343D">
      <w:pPr>
        <w:pStyle w:val="NormalWeb"/>
        <w:numPr>
          <w:ilvl w:val="0"/>
          <w:numId w:val="29"/>
        </w:numPr>
      </w:pPr>
      <w:r>
        <w:t>Cylinder heated by gas</w:t>
      </w:r>
    </w:p>
    <w:p w14:paraId="353912FA" w14:textId="77777777" w:rsidR="00F3343D" w:rsidRDefault="00F3343D" w:rsidP="00F3343D">
      <w:pPr>
        <w:pStyle w:val="NormalWeb"/>
        <w:numPr>
          <w:ilvl w:val="0"/>
          <w:numId w:val="29"/>
        </w:numPr>
      </w:pPr>
      <w:r>
        <w:t>Cylinder heated by electricity</w:t>
      </w:r>
    </w:p>
    <w:p w14:paraId="6999D291" w14:textId="77777777" w:rsidR="00F3343D" w:rsidRDefault="00F3343D" w:rsidP="00F3343D">
      <w:pPr>
        <w:pStyle w:val="NormalWeb"/>
        <w:numPr>
          <w:ilvl w:val="0"/>
          <w:numId w:val="29"/>
        </w:numPr>
      </w:pPr>
      <w:r>
        <w:t>Heat pump</w:t>
      </w:r>
    </w:p>
    <w:p w14:paraId="4D2FE508" w14:textId="77777777" w:rsidR="00F3343D" w:rsidRDefault="00F3343D" w:rsidP="00F3343D">
      <w:pPr>
        <w:pStyle w:val="NormalWeb"/>
        <w:numPr>
          <w:ilvl w:val="0"/>
          <w:numId w:val="29"/>
        </w:numPr>
      </w:pPr>
      <w:r>
        <w:t>Other (Please specify)</w:t>
      </w:r>
    </w:p>
    <w:p w14:paraId="41725460" w14:textId="5A6E5949" w:rsidR="00F3343D" w:rsidRDefault="00F3343D" w:rsidP="00F3343D">
      <w:pPr>
        <w:pStyle w:val="NormalWeb"/>
        <w:numPr>
          <w:ilvl w:val="0"/>
          <w:numId w:val="4"/>
        </w:numPr>
      </w:pPr>
      <w:r>
        <w:rPr>
          <w:b/>
          <w:bCs/>
        </w:rPr>
        <w:t>How is your home ventilated?</w:t>
      </w:r>
    </w:p>
    <w:p w14:paraId="5A1BB300" w14:textId="77777777" w:rsidR="00F3343D" w:rsidRDefault="00F3343D" w:rsidP="00F3343D">
      <w:pPr>
        <w:pStyle w:val="NormalWeb"/>
        <w:numPr>
          <w:ilvl w:val="0"/>
          <w:numId w:val="30"/>
        </w:numPr>
      </w:pPr>
      <w:r>
        <w:t>Trickle vents</w:t>
      </w:r>
    </w:p>
    <w:p w14:paraId="73AEF5D1" w14:textId="77777777" w:rsidR="00F3343D" w:rsidRDefault="00F3343D" w:rsidP="00F3343D">
      <w:pPr>
        <w:pStyle w:val="NormalWeb"/>
        <w:numPr>
          <w:ilvl w:val="0"/>
          <w:numId w:val="30"/>
        </w:numPr>
      </w:pPr>
      <w:r>
        <w:lastRenderedPageBreak/>
        <w:t>Intermittent extract fans (e.g., in bathroom/kitchen)</w:t>
      </w:r>
    </w:p>
    <w:p w14:paraId="1A194592" w14:textId="77777777" w:rsidR="00F3343D" w:rsidRDefault="00F3343D" w:rsidP="00F3343D">
      <w:pPr>
        <w:pStyle w:val="NormalWeb"/>
        <w:numPr>
          <w:ilvl w:val="0"/>
          <w:numId w:val="30"/>
        </w:numPr>
      </w:pPr>
      <w:r>
        <w:t>Passive ventilation (e.g., opening windows)</w:t>
      </w:r>
    </w:p>
    <w:p w14:paraId="568EA211" w14:textId="77777777" w:rsidR="00F3343D" w:rsidRDefault="00F3343D" w:rsidP="00F3343D">
      <w:pPr>
        <w:pStyle w:val="NormalWeb"/>
        <w:numPr>
          <w:ilvl w:val="0"/>
          <w:numId w:val="30"/>
        </w:numPr>
      </w:pPr>
      <w:r>
        <w:t>Mechanical ventilation system</w:t>
      </w:r>
    </w:p>
    <w:p w14:paraId="38EC5093" w14:textId="77777777" w:rsidR="00F3343D" w:rsidRDefault="00F3343D" w:rsidP="00F3343D">
      <w:pPr>
        <w:pStyle w:val="NormalWeb"/>
        <w:numPr>
          <w:ilvl w:val="0"/>
          <w:numId w:val="30"/>
        </w:numPr>
      </w:pPr>
      <w:r>
        <w:t>Unknown</w:t>
      </w:r>
    </w:p>
    <w:p w14:paraId="5CDBEE8B" w14:textId="58EE9614" w:rsidR="00F3343D" w:rsidRDefault="00F3343D" w:rsidP="00F3343D">
      <w:pPr>
        <w:pStyle w:val="NormalWeb"/>
        <w:numPr>
          <w:ilvl w:val="0"/>
          <w:numId w:val="4"/>
        </w:numPr>
      </w:pPr>
      <w:r>
        <w:rPr>
          <w:b/>
          <w:bCs/>
        </w:rPr>
        <w:t>Do you have any on-site energy generation systems?</w:t>
      </w:r>
    </w:p>
    <w:p w14:paraId="7C5B2DD9" w14:textId="77777777" w:rsidR="00F3343D" w:rsidRDefault="00F3343D" w:rsidP="00F3343D">
      <w:pPr>
        <w:pStyle w:val="NormalWeb"/>
        <w:numPr>
          <w:ilvl w:val="0"/>
          <w:numId w:val="31"/>
        </w:numPr>
      </w:pPr>
      <w:r>
        <w:t>Photovoltaic (PV) solar panels</w:t>
      </w:r>
    </w:p>
    <w:p w14:paraId="50FAD87D" w14:textId="77777777" w:rsidR="00F3343D" w:rsidRDefault="00F3343D" w:rsidP="00F3343D">
      <w:pPr>
        <w:pStyle w:val="NormalWeb"/>
        <w:numPr>
          <w:ilvl w:val="0"/>
          <w:numId w:val="31"/>
        </w:numPr>
      </w:pPr>
      <w:r>
        <w:t>Solar thermal panels</w:t>
      </w:r>
    </w:p>
    <w:p w14:paraId="42501A96" w14:textId="77777777" w:rsidR="00F3343D" w:rsidRDefault="00F3343D" w:rsidP="00F3343D">
      <w:pPr>
        <w:pStyle w:val="NormalWeb"/>
        <w:numPr>
          <w:ilvl w:val="0"/>
          <w:numId w:val="31"/>
        </w:numPr>
      </w:pPr>
      <w:r>
        <w:t>None</w:t>
      </w:r>
    </w:p>
    <w:p w14:paraId="1618CAE8" w14:textId="77777777" w:rsidR="00F3343D" w:rsidRDefault="00F3343D" w:rsidP="00F3343D">
      <w:pPr>
        <w:pStyle w:val="NormalWeb"/>
        <w:numPr>
          <w:ilvl w:val="0"/>
          <w:numId w:val="31"/>
        </w:numPr>
      </w:pPr>
      <w:r>
        <w:t>Other (Please specify)</w:t>
      </w:r>
    </w:p>
    <w:p w14:paraId="0D111255" w14:textId="3274CC7E" w:rsidR="00B25B0B" w:rsidRPr="00B25B0B" w:rsidRDefault="00B25B0B" w:rsidP="00B25B0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5B0B">
        <w:rPr>
          <w:rFonts w:ascii="Times New Roman" w:eastAsia="Times New Roman" w:hAnsi="Times New Roman" w:cs="Times New Roman"/>
          <w:b/>
          <w:bCs/>
          <w:kern w:val="0"/>
          <w:sz w:val="27"/>
          <w:szCs w:val="27"/>
          <w:lang w:eastAsia="en-GB"/>
          <w14:ligatures w14:val="none"/>
        </w:rPr>
        <w:t>Section 4: Occupancy Behavio</w:t>
      </w:r>
      <w:r w:rsidR="001A6F43">
        <w:rPr>
          <w:rFonts w:ascii="Times New Roman" w:eastAsia="Times New Roman" w:hAnsi="Times New Roman" w:cs="Times New Roman"/>
          <w:b/>
          <w:bCs/>
          <w:kern w:val="0"/>
          <w:sz w:val="27"/>
          <w:szCs w:val="27"/>
          <w:lang w:eastAsia="en-GB"/>
          <w14:ligatures w14:val="none"/>
        </w:rPr>
        <w:t>u</w:t>
      </w:r>
      <w:r w:rsidRPr="00B25B0B">
        <w:rPr>
          <w:rFonts w:ascii="Times New Roman" w:eastAsia="Times New Roman" w:hAnsi="Times New Roman" w:cs="Times New Roman"/>
          <w:b/>
          <w:bCs/>
          <w:kern w:val="0"/>
          <w:sz w:val="27"/>
          <w:szCs w:val="27"/>
          <w:lang w:eastAsia="en-GB"/>
          <w14:ligatures w14:val="none"/>
        </w:rPr>
        <w:t>r and Habits</w:t>
      </w:r>
    </w:p>
    <w:p w14:paraId="08273E84"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 typical weekday, please describe the presence of household members at home during these time periods:</w:t>
      </w:r>
    </w:p>
    <w:p w14:paraId="6495F151" w14:textId="77777777" w:rsidR="00B25B0B" w:rsidRPr="00B25B0B" w:rsidRDefault="00B25B0B" w:rsidP="00B25B0B">
      <w:pPr>
        <w:pStyle w:val="ListParagraph"/>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Morning (6:00 - 12:00):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6757A670" w14:textId="77777777" w:rsidR="00B25B0B" w:rsidRPr="00B25B0B" w:rsidRDefault="00B25B0B" w:rsidP="00B25B0B">
      <w:pPr>
        <w:pStyle w:val="ListParagraph"/>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Afternoon (12:00 - 18:00):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2898F3C0" w14:textId="77777777" w:rsidR="00B25B0B" w:rsidRPr="00B25B0B" w:rsidRDefault="00B25B0B" w:rsidP="00B25B0B">
      <w:pPr>
        <w:pStyle w:val="ListParagraph"/>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Evening (18:00 - 23:00):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0ECBD728" w14:textId="77777777" w:rsidR="00B25B0B" w:rsidRPr="00B25B0B" w:rsidRDefault="00B25B0B" w:rsidP="00B25B0B">
      <w:pPr>
        <w:pStyle w:val="ListParagraph"/>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Night (23:00 - 6:00):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3D09DB2B"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 typical weekend day, please describe the presence of household members at home during these time periods:</w:t>
      </w:r>
    </w:p>
    <w:p w14:paraId="3E29DEF5" w14:textId="77777777" w:rsidR="00B25B0B" w:rsidRPr="00B25B0B" w:rsidRDefault="00B25B0B" w:rsidP="00B25B0B">
      <w:pPr>
        <w:pStyle w:val="ListParagraph"/>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Morning (6:00 - 12:00):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675B2AC7" w14:textId="77777777" w:rsidR="00B25B0B" w:rsidRPr="00B25B0B" w:rsidRDefault="00B25B0B" w:rsidP="00B25B0B">
      <w:pPr>
        <w:pStyle w:val="ListParagraph"/>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Afternoon (12:00 - 18:00):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2F8502F7" w14:textId="77777777" w:rsidR="00B25B0B" w:rsidRPr="00B25B0B" w:rsidRDefault="00B25B0B" w:rsidP="00B25B0B">
      <w:pPr>
        <w:pStyle w:val="ListParagraph"/>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Evening (18:00 - 23:00):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1CCF7C13" w14:textId="77777777" w:rsidR="00B25B0B" w:rsidRPr="00B25B0B" w:rsidRDefault="00B25B0B" w:rsidP="00B25B0B">
      <w:pPr>
        <w:pStyle w:val="ListParagraph"/>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Night (23:00 - 6:00):</w:t>
      </w:r>
      <w:r w:rsidRPr="00B25B0B">
        <w:rPr>
          <w:rFonts w:ascii="Times New Roman" w:eastAsia="Times New Roman" w:hAnsi="Times New Roman" w:cs="Times New Roman"/>
          <w:kern w:val="0"/>
          <w:lang w:eastAsia="en-GB"/>
          <w14:ligatures w14:val="none"/>
        </w:rPr>
        <w:t xml:space="preserve"> (e.g., "all away," "1 person present," "2 people present," etc.)</w:t>
      </w:r>
    </w:p>
    <w:p w14:paraId="5ED79D2C"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average, how many meals are cooked at home per week?</w:t>
      </w:r>
      <w:r w:rsidRPr="00B25B0B">
        <w:rPr>
          <w:rFonts w:ascii="Times New Roman" w:eastAsia="Times New Roman" w:hAnsi="Times New Roman" w:cs="Times New Roman"/>
          <w:kern w:val="0"/>
          <w:lang w:eastAsia="en-GB"/>
          <w14:ligatures w14:val="none"/>
        </w:rPr>
        <w:t xml:space="preserve"> (Numerical Input)</w:t>
      </w:r>
    </w:p>
    <w:p w14:paraId="10B58AA3"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would you describe your cooking style?</w:t>
      </w:r>
    </w:p>
    <w:p w14:paraId="1F94470A" w14:textId="77777777" w:rsidR="00B25B0B" w:rsidRPr="00B25B0B" w:rsidRDefault="00B25B0B" w:rsidP="00B25B0B">
      <w:pPr>
        <w:pStyle w:val="ListParagraph"/>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Use of an electric oven/hob frequently</w:t>
      </w:r>
    </w:p>
    <w:p w14:paraId="16760A79" w14:textId="77777777" w:rsidR="00B25B0B" w:rsidRPr="00B25B0B" w:rsidRDefault="00B25B0B" w:rsidP="00B25B0B">
      <w:pPr>
        <w:pStyle w:val="ListParagraph"/>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Use of gas hob frequently</w:t>
      </w:r>
    </w:p>
    <w:p w14:paraId="497C9481" w14:textId="77777777" w:rsidR="00B25B0B" w:rsidRPr="00B25B0B" w:rsidRDefault="00B25B0B" w:rsidP="00B25B0B">
      <w:pPr>
        <w:pStyle w:val="ListParagraph"/>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Mixed use of electric and gas</w:t>
      </w:r>
    </w:p>
    <w:p w14:paraId="4B59FCD1" w14:textId="77777777" w:rsidR="00B25B0B" w:rsidRPr="00B25B0B" w:rsidRDefault="00B25B0B" w:rsidP="00B25B0B">
      <w:pPr>
        <w:pStyle w:val="ListParagraph"/>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Use of microwave/other appliances more frequently</w:t>
      </w:r>
    </w:p>
    <w:p w14:paraId="5644C39A"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frequently do you have guests or visitors in your home?</w:t>
      </w:r>
    </w:p>
    <w:p w14:paraId="2710D771"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Never</w:t>
      </w:r>
    </w:p>
    <w:p w14:paraId="4C25E47D"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lastRenderedPageBreak/>
        <w:t>Rarely (once a month or less)</w:t>
      </w:r>
    </w:p>
    <w:p w14:paraId="64BB7277"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Monthly</w:t>
      </w:r>
    </w:p>
    <w:p w14:paraId="06231E05"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Weekly</w:t>
      </w:r>
    </w:p>
    <w:p w14:paraId="0C4350AE" w14:textId="77777777" w:rsidR="00B25B0B" w:rsidRPr="00B25B0B" w:rsidRDefault="00B25B0B" w:rsidP="00B25B0B">
      <w:pPr>
        <w:pStyle w:val="ListParagraph"/>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Multiple times per week</w:t>
      </w:r>
    </w:p>
    <w:p w14:paraId="0D7AD2CB"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an average day, how often do you personally turn off the lights when leaving a room?</w:t>
      </w:r>
      <w:r w:rsidRPr="00B25B0B">
        <w:rPr>
          <w:rFonts w:ascii="Times New Roman" w:eastAsia="Times New Roman" w:hAnsi="Times New Roman" w:cs="Times New Roman"/>
          <w:kern w:val="0"/>
          <w:lang w:eastAsia="en-GB"/>
          <w14:ligatures w14:val="none"/>
        </w:rPr>
        <w:t xml:space="preserve"> </w:t>
      </w:r>
    </w:p>
    <w:p w14:paraId="3BF57656"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Always</w:t>
      </w:r>
    </w:p>
    <w:p w14:paraId="52C98ABF"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Very often</w:t>
      </w:r>
    </w:p>
    <w:p w14:paraId="18DCA27F"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Quite often</w:t>
      </w:r>
    </w:p>
    <w:p w14:paraId="6352A532"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Occasionally</w:t>
      </w:r>
    </w:p>
    <w:p w14:paraId="74985ECE" w14:textId="77777777" w:rsidR="00B25B0B" w:rsidRPr="00B25B0B" w:rsidRDefault="00B25B0B" w:rsidP="00B25B0B">
      <w:pPr>
        <w:pStyle w:val="ListParagraph"/>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Never</w:t>
      </w:r>
    </w:p>
    <w:p w14:paraId="1479F767"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On average, how many loads of laundry do you run per week?</w:t>
      </w:r>
      <w:r w:rsidRPr="00B25B0B">
        <w:rPr>
          <w:rFonts w:ascii="Times New Roman" w:eastAsia="Times New Roman" w:hAnsi="Times New Roman" w:cs="Times New Roman"/>
          <w:kern w:val="0"/>
          <w:lang w:eastAsia="en-GB"/>
          <w14:ligatures w14:val="none"/>
        </w:rPr>
        <w:t xml:space="preserve"> (Numerical input) </w:t>
      </w:r>
    </w:p>
    <w:p w14:paraId="2614F9EB" w14:textId="77777777" w:rsidR="00B25B0B" w:rsidRPr="00B25B0B" w:rsidRDefault="00B25B0B" w:rsidP="00B25B0B">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would you describe your household’s use of hot water?</w:t>
      </w:r>
    </w:p>
    <w:p w14:paraId="0DC47B80" w14:textId="77777777" w:rsidR="00B25B0B" w:rsidRPr="00B25B0B" w:rsidRDefault="00B25B0B" w:rsidP="00B25B0B">
      <w:pPr>
        <w:pStyle w:val="ListParagraph"/>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Frequent use (multiple hot showers/baths daily)</w:t>
      </w:r>
    </w:p>
    <w:p w14:paraId="45C289C8" w14:textId="77777777" w:rsidR="00B25B0B" w:rsidRPr="00B25B0B" w:rsidRDefault="00B25B0B" w:rsidP="00B25B0B">
      <w:pPr>
        <w:pStyle w:val="ListParagraph"/>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Moderate use (one hot shower/bath daily)</w:t>
      </w:r>
    </w:p>
    <w:p w14:paraId="532CA4E8" w14:textId="77777777" w:rsidR="00B25B0B" w:rsidRPr="00B25B0B" w:rsidRDefault="00B25B0B" w:rsidP="00B25B0B">
      <w:pPr>
        <w:pStyle w:val="ListParagraph"/>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Infrequent use (hot showers/baths every other day or less)</w:t>
      </w:r>
    </w:p>
    <w:p w14:paraId="2DAD4D05" w14:textId="4BFD358E" w:rsidR="00B25B0B" w:rsidRPr="00B25B0B" w:rsidRDefault="00B25B0B" w:rsidP="00B25B0B">
      <w:pPr>
        <w:pStyle w:val="ListParagraph"/>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Rarely use hot water</w:t>
      </w:r>
    </w:p>
    <w:p w14:paraId="6C707D60" w14:textId="77777777" w:rsidR="00B25B0B" w:rsidRPr="00B25B0B" w:rsidRDefault="00B25B0B" w:rsidP="00B25B0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B25B0B">
        <w:rPr>
          <w:rFonts w:ascii="Times New Roman" w:eastAsia="Times New Roman" w:hAnsi="Times New Roman" w:cs="Times New Roman"/>
          <w:b/>
          <w:bCs/>
          <w:kern w:val="0"/>
          <w:sz w:val="27"/>
          <w:szCs w:val="27"/>
          <w:lang w:eastAsia="en-GB"/>
          <w14:ligatures w14:val="none"/>
        </w:rPr>
        <w:t>Section 5: Lifestyles and Energy Practices</w:t>
      </w:r>
    </w:p>
    <w:p w14:paraId="73B841D4"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do you prefer the temperature in your home to be during the main living hours?</w:t>
      </w:r>
    </w:p>
    <w:p w14:paraId="7EC25F4B" w14:textId="77777777" w:rsidR="00B25B0B" w:rsidRPr="00B25B0B" w:rsidRDefault="00B25B0B" w:rsidP="00B25B0B">
      <w:pPr>
        <w:pStyle w:val="ListParagraph"/>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Cooler (≤18°C)</w:t>
      </w:r>
    </w:p>
    <w:p w14:paraId="01CEB510" w14:textId="77777777" w:rsidR="00B25B0B" w:rsidRPr="00B25B0B" w:rsidRDefault="00B25B0B" w:rsidP="00B25B0B">
      <w:pPr>
        <w:pStyle w:val="ListParagraph"/>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Moderate (19–20°C)</w:t>
      </w:r>
    </w:p>
    <w:p w14:paraId="7204E12E" w14:textId="77777777" w:rsidR="00B25B0B" w:rsidRPr="00B25B0B" w:rsidRDefault="00B25B0B" w:rsidP="00B25B0B">
      <w:pPr>
        <w:pStyle w:val="ListParagraph"/>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Warmer (21–22°C)</w:t>
      </w:r>
    </w:p>
    <w:p w14:paraId="403F8EA9" w14:textId="77777777" w:rsidR="00B25B0B" w:rsidRPr="00B25B0B" w:rsidRDefault="00B25B0B" w:rsidP="00B25B0B">
      <w:pPr>
        <w:pStyle w:val="ListParagraph"/>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Very warm (≥23°C)</w:t>
      </w:r>
    </w:p>
    <w:p w14:paraId="6150B7D8"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During warmer months (e.g., summer), which of the following is used for cooling?</w:t>
      </w:r>
    </w:p>
    <w:p w14:paraId="70A9BA20"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No active cooling (rely on natural ventilation)</w:t>
      </w:r>
    </w:p>
    <w:p w14:paraId="3A56439A"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Fans only</w:t>
      </w:r>
    </w:p>
    <w:p w14:paraId="1A6C4D07"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Portable air conditioner</w:t>
      </w:r>
    </w:p>
    <w:p w14:paraId="47D3D677"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Fixed air conditioner</w:t>
      </w:r>
    </w:p>
    <w:p w14:paraId="24D773AA" w14:textId="77777777" w:rsidR="00B25B0B" w:rsidRPr="00B25B0B" w:rsidRDefault="00B25B0B" w:rsidP="00B25B0B">
      <w:pPr>
        <w:pStyle w:val="ListParagraph"/>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Combination (Please specify)</w:t>
      </w:r>
    </w:p>
    <w:p w14:paraId="787D11D4"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If you use an air conditioner, what is your typical setpoint temperature (°C)?</w:t>
      </w:r>
      <w:r w:rsidRPr="00B25B0B">
        <w:rPr>
          <w:rFonts w:ascii="Times New Roman" w:eastAsia="Times New Roman" w:hAnsi="Times New Roman" w:cs="Times New Roman"/>
          <w:kern w:val="0"/>
          <w:lang w:eastAsia="en-GB"/>
          <w14:ligatures w14:val="none"/>
        </w:rPr>
        <w:t xml:space="preserve"> (Numerical Input)</w:t>
      </w:r>
    </w:p>
    <w:p w14:paraId="7121E062"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How would you describe your window opening habits for ventilation?</w:t>
      </w:r>
    </w:p>
    <w:p w14:paraId="3BA9FEDF" w14:textId="77777777" w:rsidR="00B25B0B" w:rsidRPr="00B25B0B" w:rsidRDefault="00B25B0B" w:rsidP="00B25B0B">
      <w:pPr>
        <w:pStyle w:val="ListParagraph"/>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Rarely open windows</w:t>
      </w:r>
    </w:p>
    <w:p w14:paraId="03A380D0" w14:textId="77777777" w:rsidR="00B25B0B" w:rsidRPr="00B25B0B" w:rsidRDefault="00B25B0B" w:rsidP="00B25B0B">
      <w:pPr>
        <w:pStyle w:val="ListParagraph"/>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Open windows seasonally (e.g., only in warm months)</w:t>
      </w:r>
    </w:p>
    <w:p w14:paraId="32917033" w14:textId="77777777" w:rsidR="00B25B0B" w:rsidRPr="00B25B0B" w:rsidRDefault="00B25B0B" w:rsidP="00B25B0B">
      <w:pPr>
        <w:pStyle w:val="ListParagraph"/>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Open windows frequently</w:t>
      </w:r>
    </w:p>
    <w:p w14:paraId="108A16B1" w14:textId="77777777" w:rsidR="00B25B0B" w:rsidRPr="00B25B0B" w:rsidRDefault="00B25B0B" w:rsidP="00B25B0B">
      <w:pPr>
        <w:pStyle w:val="ListParagraph"/>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lastRenderedPageBreak/>
        <w:t>Other (Please specify)</w:t>
      </w:r>
    </w:p>
    <w:p w14:paraId="1C9546B1"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Please indicate which of the following energy-efficient appliances or practices are used in your household:</w:t>
      </w:r>
    </w:p>
    <w:p w14:paraId="25C5A53B" w14:textId="77777777" w:rsidR="00B25B0B" w:rsidRPr="00B25B0B" w:rsidRDefault="00B25B0B" w:rsidP="00B25B0B">
      <w:pPr>
        <w:pStyle w:val="ListParagraph"/>
        <w:numPr>
          <w:ilvl w:val="1"/>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Lighting:</w:t>
      </w:r>
    </w:p>
    <w:p w14:paraId="2A60935D"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LED lighting</w:t>
      </w:r>
    </w:p>
    <w:p w14:paraId="560222D6"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Halogen lighting</w:t>
      </w:r>
    </w:p>
    <w:p w14:paraId="2AFF5398"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Fluorescent bulbs</w:t>
      </w:r>
    </w:p>
    <w:p w14:paraId="2036BE9E"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Other (Please specify)</w:t>
      </w:r>
    </w:p>
    <w:p w14:paraId="6F3B896A" w14:textId="77777777" w:rsidR="00B25B0B" w:rsidRPr="00B25B0B" w:rsidRDefault="00B25B0B" w:rsidP="00B25B0B">
      <w:pPr>
        <w:pStyle w:val="ListParagraph"/>
        <w:numPr>
          <w:ilvl w:val="1"/>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Appliances:</w:t>
      </w:r>
    </w:p>
    <w:p w14:paraId="5A13956D"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 xml:space="preserve">A++/A+ rated fridge-freezer </w:t>
      </w:r>
    </w:p>
    <w:p w14:paraId="3C58626C"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 xml:space="preserve">Condensing dryer/heat-pump dryer </w:t>
      </w:r>
    </w:p>
    <w:p w14:paraId="25C48B53"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Induction hob</w:t>
      </w:r>
    </w:p>
    <w:p w14:paraId="0021AA93" w14:textId="77777777" w:rsidR="00B25B0B" w:rsidRPr="00B25B0B" w:rsidRDefault="00B25B0B" w:rsidP="00B25B0B">
      <w:pPr>
        <w:pStyle w:val="ListParagraph"/>
        <w:numPr>
          <w:ilvl w:val="2"/>
          <w:numId w:val="48"/>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 xml:space="preserve">Smart plugs/meters </w:t>
      </w:r>
    </w:p>
    <w:p w14:paraId="26997E74"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What is the main fuel type for cooking in your household?</w:t>
      </w:r>
    </w:p>
    <w:p w14:paraId="6994F2B2" w14:textId="77777777" w:rsidR="00B25B0B" w:rsidRPr="00B25B0B" w:rsidRDefault="00B25B0B" w:rsidP="00B25B0B">
      <w:pPr>
        <w:pStyle w:val="ListParagraph"/>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Gas</w:t>
      </w:r>
    </w:p>
    <w:p w14:paraId="122F74A1" w14:textId="77777777" w:rsidR="00B25B0B" w:rsidRPr="00B25B0B" w:rsidRDefault="00B25B0B" w:rsidP="00B25B0B">
      <w:pPr>
        <w:pStyle w:val="ListParagraph"/>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Electric</w:t>
      </w:r>
    </w:p>
    <w:p w14:paraId="4199EF6C" w14:textId="77777777" w:rsidR="00B25B0B" w:rsidRPr="00B25B0B" w:rsidRDefault="00B25B0B" w:rsidP="00B25B0B">
      <w:pPr>
        <w:pStyle w:val="ListParagraph"/>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Mixed</w:t>
      </w:r>
    </w:p>
    <w:p w14:paraId="4982DF25"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Which of these statements best reflects your feelings about energy use?</w:t>
      </w:r>
      <w:r w:rsidRPr="00B25B0B">
        <w:rPr>
          <w:rFonts w:ascii="Times New Roman" w:eastAsia="Times New Roman" w:hAnsi="Times New Roman" w:cs="Times New Roman"/>
          <w:kern w:val="0"/>
          <w:lang w:eastAsia="en-GB"/>
          <w14:ligatures w14:val="none"/>
        </w:rPr>
        <w:t xml:space="preserve"> </w:t>
      </w:r>
    </w:p>
    <w:p w14:paraId="3CB77146" w14:textId="77777777" w:rsidR="00B25B0B" w:rsidRPr="00B25B0B" w:rsidRDefault="00B25B0B" w:rsidP="00B25B0B">
      <w:pPr>
        <w:pStyle w:val="ListParagraph"/>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Climate change is caused by energy use and I'm doing lots of things to help reduce my energy use.</w:t>
      </w:r>
    </w:p>
    <w:p w14:paraId="6481544F" w14:textId="77777777" w:rsidR="00B25B0B" w:rsidRPr="00B25B0B" w:rsidRDefault="00B25B0B" w:rsidP="00B25B0B">
      <w:pPr>
        <w:pStyle w:val="ListParagraph"/>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Climate change is caused by energy use and I'm doing a few small things to help reduce my energy use.</w:t>
      </w:r>
    </w:p>
    <w:p w14:paraId="508C3849" w14:textId="3B7F25DC" w:rsidR="00B25B0B" w:rsidRPr="00B25B0B" w:rsidRDefault="00B25B0B" w:rsidP="00B25B0B">
      <w:pPr>
        <w:pStyle w:val="ListParagraph"/>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I don't believe there are climate change problems caused by energy use and I'm not willing or able to change my behavio</w:t>
      </w:r>
      <w:r w:rsidR="00503526">
        <w:rPr>
          <w:rFonts w:ascii="Times New Roman" w:eastAsia="Times New Roman" w:hAnsi="Times New Roman" w:cs="Times New Roman"/>
          <w:kern w:val="0"/>
          <w:lang w:eastAsia="en-GB"/>
          <w14:ligatures w14:val="none"/>
        </w:rPr>
        <w:t>u</w:t>
      </w:r>
      <w:r w:rsidRPr="00B25B0B">
        <w:rPr>
          <w:rFonts w:ascii="Times New Roman" w:eastAsia="Times New Roman" w:hAnsi="Times New Roman" w:cs="Times New Roman"/>
          <w:kern w:val="0"/>
          <w:lang w:eastAsia="en-GB"/>
          <w14:ligatures w14:val="none"/>
        </w:rPr>
        <w:t>r.</w:t>
      </w:r>
    </w:p>
    <w:p w14:paraId="2E581D57" w14:textId="77777777" w:rsidR="00B25B0B" w:rsidRPr="00B25B0B" w:rsidRDefault="00B25B0B" w:rsidP="00B25B0B">
      <w:pPr>
        <w:pStyle w:val="ListParagraph"/>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kern w:val="0"/>
          <w:lang w:eastAsia="en-GB"/>
          <w14:ligatures w14:val="none"/>
        </w:rPr>
        <w:t xml:space="preserve">I don't know enough about climate change problems to </w:t>
      </w:r>
      <w:proofErr w:type="gramStart"/>
      <w:r w:rsidRPr="00B25B0B">
        <w:rPr>
          <w:rFonts w:ascii="Times New Roman" w:eastAsia="Times New Roman" w:hAnsi="Times New Roman" w:cs="Times New Roman"/>
          <w:kern w:val="0"/>
          <w:lang w:eastAsia="en-GB"/>
          <w14:ligatures w14:val="none"/>
        </w:rPr>
        <w:t>take action</w:t>
      </w:r>
      <w:proofErr w:type="gramEnd"/>
      <w:r w:rsidRPr="00B25B0B">
        <w:rPr>
          <w:rFonts w:ascii="Times New Roman" w:eastAsia="Times New Roman" w:hAnsi="Times New Roman" w:cs="Times New Roman"/>
          <w:kern w:val="0"/>
          <w:lang w:eastAsia="en-GB"/>
          <w14:ligatures w14:val="none"/>
        </w:rPr>
        <w:t>.</w:t>
      </w:r>
    </w:p>
    <w:p w14:paraId="056A5DC3" w14:textId="77777777" w:rsidR="00B25B0B" w:rsidRPr="00B25B0B" w:rsidRDefault="00B25B0B" w:rsidP="00B25B0B">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B25B0B">
        <w:rPr>
          <w:rFonts w:ascii="Times New Roman" w:eastAsia="Times New Roman" w:hAnsi="Times New Roman" w:cs="Times New Roman"/>
          <w:b/>
          <w:bCs/>
          <w:kern w:val="0"/>
          <w:lang w:eastAsia="en-GB"/>
          <w14:ligatures w14:val="none"/>
        </w:rPr>
        <w:t>Please provide any other details about your household’s specific habits that you feel influence energy or water consumption.</w:t>
      </w:r>
      <w:r w:rsidRPr="00B25B0B">
        <w:rPr>
          <w:rFonts w:ascii="Times New Roman" w:eastAsia="Times New Roman" w:hAnsi="Times New Roman" w:cs="Times New Roman"/>
          <w:kern w:val="0"/>
          <w:lang w:eastAsia="en-GB"/>
          <w14:ligatures w14:val="none"/>
        </w:rPr>
        <w:t xml:space="preserve"> (Open-ended text box)</w:t>
      </w:r>
    </w:p>
    <w:p w14:paraId="2A226399" w14:textId="77777777" w:rsidR="00593224" w:rsidRDefault="00593224"/>
    <w:sectPr w:rsidR="0059322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Xiaojun Luo" w:date="2025-08-12T14:59:00Z" w:initials="XL">
    <w:p w14:paraId="7E404672" w14:textId="77777777" w:rsidR="00D07707" w:rsidRDefault="00D07707" w:rsidP="00D07707">
      <w:pPr>
        <w:pStyle w:val="CommentText"/>
      </w:pPr>
      <w:r>
        <w:rPr>
          <w:rStyle w:val="CommentReference"/>
        </w:rPr>
        <w:annotationRef/>
      </w:r>
      <w:r>
        <w:t xml:space="preserve">Better to add disability, race/ethnicity, religion or belief, sexual orientation, marital/civil partnership status here. </w:t>
      </w:r>
    </w:p>
  </w:comment>
  <w:comment w:id="5" w:author="Azmir Hossain (Student)" w:date="2025-08-12T17:53:00Z" w:initials="AH(">
    <w:p w14:paraId="58FF178C" w14:textId="77777777" w:rsidR="00AF3F05" w:rsidRDefault="00AF3F05" w:rsidP="00AF3F05">
      <w:r>
        <w:rPr>
          <w:rStyle w:val="CommentReference"/>
        </w:rPr>
        <w:annotationRef/>
      </w:r>
      <w:r>
        <w:rPr>
          <w:sz w:val="20"/>
          <w:szCs w:val="20"/>
        </w:rPr>
        <w:t xml:space="preserve">Now i add this and also deleted those 2 question 2 put in the section 2 </w:t>
      </w:r>
    </w:p>
  </w:comment>
  <w:comment w:id="6" w:author="Xiaojun Luo" w:date="2025-08-13T00:18:00Z" w:initials="XL">
    <w:p w14:paraId="264F1C1B" w14:textId="77777777" w:rsidR="00632FA0" w:rsidRDefault="00632FA0" w:rsidP="00632FA0">
      <w:pPr>
        <w:pStyle w:val="CommentText"/>
      </w:pPr>
      <w:r>
        <w:rPr>
          <w:rStyle w:val="CommentReference"/>
        </w:rPr>
        <w:annotationRef/>
      </w:r>
      <w:r>
        <w:t>Thank you. I mean, Q4-Q7 could have been put in Q2 (for each household member). Anyway, you can figure out how to put it in Qualtrics.</w:t>
      </w:r>
    </w:p>
  </w:comment>
  <w:comment w:id="9" w:author="Xiaojun Luo" w:date="2025-08-12T15:08:00Z" w:initials="XL">
    <w:p w14:paraId="55621EC2" w14:textId="11463974" w:rsidR="009343B3" w:rsidRDefault="00935F8B" w:rsidP="009343B3">
      <w:pPr>
        <w:pStyle w:val="CommentText"/>
      </w:pPr>
      <w:r>
        <w:rPr>
          <w:rStyle w:val="CommentReference"/>
        </w:rPr>
        <w:annotationRef/>
      </w:r>
      <w:r w:rsidR="009343B3">
        <w:t xml:space="preserve">You also need to add </w:t>
      </w:r>
    </w:p>
    <w:p w14:paraId="3042EC78" w14:textId="77777777" w:rsidR="009343B3" w:rsidRDefault="009343B3" w:rsidP="009343B3">
      <w:pPr>
        <w:pStyle w:val="CommentText"/>
        <w:numPr>
          <w:ilvl w:val="0"/>
          <w:numId w:val="7"/>
        </w:numPr>
      </w:pPr>
      <w:r>
        <w:t>The number of bedrooms/living rooms/bathrooms</w:t>
      </w:r>
    </w:p>
    <w:p w14:paraId="127671F7" w14:textId="77777777" w:rsidR="009343B3" w:rsidRDefault="009343B3" w:rsidP="009343B3">
      <w:pPr>
        <w:pStyle w:val="CommentText"/>
        <w:numPr>
          <w:ilvl w:val="0"/>
          <w:numId w:val="7"/>
        </w:numPr>
      </w:pPr>
      <w:r>
        <w:t xml:space="preserve">Insulation and glazing: roof insulation? Wall insulation? Window (single, double, triple)? Window-face orientation? </w:t>
      </w:r>
    </w:p>
    <w:p w14:paraId="64FED750" w14:textId="77777777" w:rsidR="009343B3" w:rsidRDefault="009343B3" w:rsidP="009343B3">
      <w:pPr>
        <w:pStyle w:val="CommentText"/>
        <w:numPr>
          <w:ilvl w:val="0"/>
          <w:numId w:val="7"/>
        </w:numPr>
      </w:pPr>
      <w:r>
        <w:t>Heating controls: Programmer? Smart thermostat? Room stat? Manual?</w:t>
      </w:r>
    </w:p>
    <w:p w14:paraId="1F96F5F3" w14:textId="77777777" w:rsidR="009343B3" w:rsidRDefault="009343B3" w:rsidP="009343B3">
      <w:pPr>
        <w:pStyle w:val="CommentText"/>
        <w:numPr>
          <w:ilvl w:val="0"/>
          <w:numId w:val="7"/>
        </w:numPr>
      </w:pPr>
      <w:r>
        <w:t>Domestic home water system: combi boiler? Cylinder by gas? Cylinder by electricity? Heat pump?</w:t>
      </w:r>
    </w:p>
    <w:p w14:paraId="7D66359A" w14:textId="77777777" w:rsidR="009343B3" w:rsidRDefault="009343B3" w:rsidP="009343B3">
      <w:pPr>
        <w:pStyle w:val="CommentText"/>
        <w:numPr>
          <w:ilvl w:val="0"/>
          <w:numId w:val="7"/>
        </w:numPr>
      </w:pPr>
      <w:r>
        <w:t>Ventilation: Trickle vents? Intermittent extract? Unknown?</w:t>
      </w:r>
    </w:p>
    <w:p w14:paraId="11D43117" w14:textId="77777777" w:rsidR="009343B3" w:rsidRDefault="009343B3" w:rsidP="009343B3">
      <w:pPr>
        <w:pStyle w:val="CommentText"/>
        <w:numPr>
          <w:ilvl w:val="0"/>
          <w:numId w:val="7"/>
        </w:numPr>
      </w:pPr>
      <w:r>
        <w:t>On-site generation: PV? Solar thermal?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04672" w15:done="0"/>
  <w15:commentEx w15:paraId="58FF178C" w15:paraIdParent="7E404672" w15:done="0"/>
  <w15:commentEx w15:paraId="264F1C1B" w15:paraIdParent="7E404672" w15:done="0"/>
  <w15:commentEx w15:paraId="11D431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1FB4F9" w16cex:dateUtc="2025-08-12T13:59:00Z"/>
  <w16cex:commentExtensible w16cex:durableId="44AC2E26" w16cex:dateUtc="2025-08-12T16:53:00Z"/>
  <w16cex:commentExtensible w16cex:durableId="402F45E7" w16cex:dateUtc="2025-08-12T23:18:00Z"/>
  <w16cex:commentExtensible w16cex:durableId="1A953B52" w16cex:dateUtc="2025-08-12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04672" w16cid:durableId="0B1FB4F9"/>
  <w16cid:commentId w16cid:paraId="58FF178C" w16cid:durableId="44AC2E26"/>
  <w16cid:commentId w16cid:paraId="264F1C1B" w16cid:durableId="402F45E7"/>
  <w16cid:commentId w16cid:paraId="11D43117" w16cid:durableId="1A953B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BF3"/>
    <w:multiLevelType w:val="hybridMultilevel"/>
    <w:tmpl w:val="B7E2F46A"/>
    <w:lvl w:ilvl="0" w:tplc="51C44486">
      <w:start w:val="1"/>
      <w:numFmt w:val="decimal"/>
      <w:lvlText w:val="%1."/>
      <w:lvlJc w:val="left"/>
      <w:pPr>
        <w:ind w:left="1020" w:hanging="360"/>
      </w:pPr>
    </w:lvl>
    <w:lvl w:ilvl="1" w:tplc="1F126CDC">
      <w:start w:val="1"/>
      <w:numFmt w:val="decimal"/>
      <w:lvlText w:val="%2."/>
      <w:lvlJc w:val="left"/>
      <w:pPr>
        <w:ind w:left="1020" w:hanging="360"/>
      </w:pPr>
    </w:lvl>
    <w:lvl w:ilvl="2" w:tplc="A22E40D0">
      <w:start w:val="1"/>
      <w:numFmt w:val="decimal"/>
      <w:lvlText w:val="%3."/>
      <w:lvlJc w:val="left"/>
      <w:pPr>
        <w:ind w:left="1020" w:hanging="360"/>
      </w:pPr>
    </w:lvl>
    <w:lvl w:ilvl="3" w:tplc="BA806F2C">
      <w:start w:val="1"/>
      <w:numFmt w:val="decimal"/>
      <w:lvlText w:val="%4."/>
      <w:lvlJc w:val="left"/>
      <w:pPr>
        <w:ind w:left="1020" w:hanging="360"/>
      </w:pPr>
    </w:lvl>
    <w:lvl w:ilvl="4" w:tplc="4E12905A">
      <w:start w:val="1"/>
      <w:numFmt w:val="decimal"/>
      <w:lvlText w:val="%5."/>
      <w:lvlJc w:val="left"/>
      <w:pPr>
        <w:ind w:left="1020" w:hanging="360"/>
      </w:pPr>
    </w:lvl>
    <w:lvl w:ilvl="5" w:tplc="457030AE">
      <w:start w:val="1"/>
      <w:numFmt w:val="decimal"/>
      <w:lvlText w:val="%6."/>
      <w:lvlJc w:val="left"/>
      <w:pPr>
        <w:ind w:left="1020" w:hanging="360"/>
      </w:pPr>
    </w:lvl>
    <w:lvl w:ilvl="6" w:tplc="CD1892D0">
      <w:start w:val="1"/>
      <w:numFmt w:val="decimal"/>
      <w:lvlText w:val="%7."/>
      <w:lvlJc w:val="left"/>
      <w:pPr>
        <w:ind w:left="1020" w:hanging="360"/>
      </w:pPr>
    </w:lvl>
    <w:lvl w:ilvl="7" w:tplc="9836C1AE">
      <w:start w:val="1"/>
      <w:numFmt w:val="decimal"/>
      <w:lvlText w:val="%8."/>
      <w:lvlJc w:val="left"/>
      <w:pPr>
        <w:ind w:left="1020" w:hanging="360"/>
      </w:pPr>
    </w:lvl>
    <w:lvl w:ilvl="8" w:tplc="C74071F6">
      <w:start w:val="1"/>
      <w:numFmt w:val="decimal"/>
      <w:lvlText w:val="%9."/>
      <w:lvlJc w:val="left"/>
      <w:pPr>
        <w:ind w:left="1020" w:hanging="360"/>
      </w:pPr>
    </w:lvl>
  </w:abstractNum>
  <w:abstractNum w:abstractNumId="1" w15:restartNumberingAfterBreak="0">
    <w:nsid w:val="0628553F"/>
    <w:multiLevelType w:val="hybridMultilevel"/>
    <w:tmpl w:val="25D0F8DC"/>
    <w:lvl w:ilvl="0" w:tplc="ABFC5640">
      <w:start w:val="1"/>
      <w:numFmt w:val="decimal"/>
      <w:lvlText w:val="%1."/>
      <w:lvlJc w:val="left"/>
      <w:pPr>
        <w:ind w:left="1020" w:hanging="360"/>
      </w:pPr>
    </w:lvl>
    <w:lvl w:ilvl="1" w:tplc="6C34605C">
      <w:start w:val="1"/>
      <w:numFmt w:val="decimal"/>
      <w:lvlText w:val="%2."/>
      <w:lvlJc w:val="left"/>
      <w:pPr>
        <w:ind w:left="1020" w:hanging="360"/>
      </w:pPr>
    </w:lvl>
    <w:lvl w:ilvl="2" w:tplc="1B3AFE32">
      <w:start w:val="1"/>
      <w:numFmt w:val="decimal"/>
      <w:lvlText w:val="%3."/>
      <w:lvlJc w:val="left"/>
      <w:pPr>
        <w:ind w:left="1020" w:hanging="360"/>
      </w:pPr>
    </w:lvl>
    <w:lvl w:ilvl="3" w:tplc="853A614A">
      <w:start w:val="1"/>
      <w:numFmt w:val="decimal"/>
      <w:lvlText w:val="%4."/>
      <w:lvlJc w:val="left"/>
      <w:pPr>
        <w:ind w:left="1020" w:hanging="360"/>
      </w:pPr>
    </w:lvl>
    <w:lvl w:ilvl="4" w:tplc="D95C40FC">
      <w:start w:val="1"/>
      <w:numFmt w:val="decimal"/>
      <w:lvlText w:val="%5."/>
      <w:lvlJc w:val="left"/>
      <w:pPr>
        <w:ind w:left="1020" w:hanging="360"/>
      </w:pPr>
    </w:lvl>
    <w:lvl w:ilvl="5" w:tplc="9498008E">
      <w:start w:val="1"/>
      <w:numFmt w:val="decimal"/>
      <w:lvlText w:val="%6."/>
      <w:lvlJc w:val="left"/>
      <w:pPr>
        <w:ind w:left="1020" w:hanging="360"/>
      </w:pPr>
    </w:lvl>
    <w:lvl w:ilvl="6" w:tplc="ADEEEEFC">
      <w:start w:val="1"/>
      <w:numFmt w:val="decimal"/>
      <w:lvlText w:val="%7."/>
      <w:lvlJc w:val="left"/>
      <w:pPr>
        <w:ind w:left="1020" w:hanging="360"/>
      </w:pPr>
    </w:lvl>
    <w:lvl w:ilvl="7" w:tplc="00A4D734">
      <w:start w:val="1"/>
      <w:numFmt w:val="decimal"/>
      <w:lvlText w:val="%8."/>
      <w:lvlJc w:val="left"/>
      <w:pPr>
        <w:ind w:left="1020" w:hanging="360"/>
      </w:pPr>
    </w:lvl>
    <w:lvl w:ilvl="8" w:tplc="A6FA70F0">
      <w:start w:val="1"/>
      <w:numFmt w:val="decimal"/>
      <w:lvlText w:val="%9."/>
      <w:lvlJc w:val="left"/>
      <w:pPr>
        <w:ind w:left="1020" w:hanging="360"/>
      </w:pPr>
    </w:lvl>
  </w:abstractNum>
  <w:abstractNum w:abstractNumId="2" w15:restartNumberingAfterBreak="0">
    <w:nsid w:val="080A1B76"/>
    <w:multiLevelType w:val="multilevel"/>
    <w:tmpl w:val="7FE84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50DD5"/>
    <w:multiLevelType w:val="multilevel"/>
    <w:tmpl w:val="C8785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0409B"/>
    <w:multiLevelType w:val="multilevel"/>
    <w:tmpl w:val="8D0A2E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6D1615"/>
    <w:multiLevelType w:val="hybridMultilevel"/>
    <w:tmpl w:val="CDB88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9679DD"/>
    <w:multiLevelType w:val="multilevel"/>
    <w:tmpl w:val="CEC281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874C17"/>
    <w:multiLevelType w:val="multilevel"/>
    <w:tmpl w:val="B1B4E68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71669AC"/>
    <w:multiLevelType w:val="hybridMultilevel"/>
    <w:tmpl w:val="5DF4F51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17304BB7"/>
    <w:multiLevelType w:val="hybridMultilevel"/>
    <w:tmpl w:val="CAA806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17890D19"/>
    <w:multiLevelType w:val="hybridMultilevel"/>
    <w:tmpl w:val="436C0FE6"/>
    <w:lvl w:ilvl="0" w:tplc="42AE84A2">
      <w:start w:val="1"/>
      <w:numFmt w:val="decimal"/>
      <w:lvlText w:val="%1."/>
      <w:lvlJc w:val="left"/>
      <w:pPr>
        <w:ind w:left="1020" w:hanging="360"/>
      </w:pPr>
    </w:lvl>
    <w:lvl w:ilvl="1" w:tplc="D55A7818">
      <w:start w:val="1"/>
      <w:numFmt w:val="decimal"/>
      <w:lvlText w:val="%2."/>
      <w:lvlJc w:val="left"/>
      <w:pPr>
        <w:ind w:left="1020" w:hanging="360"/>
      </w:pPr>
    </w:lvl>
    <w:lvl w:ilvl="2" w:tplc="C416FDF6">
      <w:start w:val="1"/>
      <w:numFmt w:val="decimal"/>
      <w:lvlText w:val="%3."/>
      <w:lvlJc w:val="left"/>
      <w:pPr>
        <w:ind w:left="1020" w:hanging="360"/>
      </w:pPr>
    </w:lvl>
    <w:lvl w:ilvl="3" w:tplc="6ADC0BFA">
      <w:start w:val="1"/>
      <w:numFmt w:val="decimal"/>
      <w:lvlText w:val="%4."/>
      <w:lvlJc w:val="left"/>
      <w:pPr>
        <w:ind w:left="1020" w:hanging="360"/>
      </w:pPr>
    </w:lvl>
    <w:lvl w:ilvl="4" w:tplc="C73CCE2E">
      <w:start w:val="1"/>
      <w:numFmt w:val="decimal"/>
      <w:lvlText w:val="%5."/>
      <w:lvlJc w:val="left"/>
      <w:pPr>
        <w:ind w:left="1020" w:hanging="360"/>
      </w:pPr>
    </w:lvl>
    <w:lvl w:ilvl="5" w:tplc="5A4692CA">
      <w:start w:val="1"/>
      <w:numFmt w:val="decimal"/>
      <w:lvlText w:val="%6."/>
      <w:lvlJc w:val="left"/>
      <w:pPr>
        <w:ind w:left="1020" w:hanging="360"/>
      </w:pPr>
    </w:lvl>
    <w:lvl w:ilvl="6" w:tplc="BFB4E7D0">
      <w:start w:val="1"/>
      <w:numFmt w:val="decimal"/>
      <w:lvlText w:val="%7."/>
      <w:lvlJc w:val="left"/>
      <w:pPr>
        <w:ind w:left="1020" w:hanging="360"/>
      </w:pPr>
    </w:lvl>
    <w:lvl w:ilvl="7" w:tplc="CF2EB3FE">
      <w:start w:val="1"/>
      <w:numFmt w:val="decimal"/>
      <w:lvlText w:val="%8."/>
      <w:lvlJc w:val="left"/>
      <w:pPr>
        <w:ind w:left="1020" w:hanging="360"/>
      </w:pPr>
    </w:lvl>
    <w:lvl w:ilvl="8" w:tplc="83F4B188">
      <w:start w:val="1"/>
      <w:numFmt w:val="decimal"/>
      <w:lvlText w:val="%9."/>
      <w:lvlJc w:val="left"/>
      <w:pPr>
        <w:ind w:left="1020" w:hanging="360"/>
      </w:pPr>
    </w:lvl>
  </w:abstractNum>
  <w:abstractNum w:abstractNumId="11" w15:restartNumberingAfterBreak="0">
    <w:nsid w:val="182339C6"/>
    <w:multiLevelType w:val="multilevel"/>
    <w:tmpl w:val="4AE830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A637CFA"/>
    <w:multiLevelType w:val="multilevel"/>
    <w:tmpl w:val="9BD838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0B869F7"/>
    <w:multiLevelType w:val="multilevel"/>
    <w:tmpl w:val="FBFC7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2DF0502"/>
    <w:multiLevelType w:val="hybridMultilevel"/>
    <w:tmpl w:val="9F54D250"/>
    <w:lvl w:ilvl="0" w:tplc="C0BEAA3C">
      <w:start w:val="1"/>
      <w:numFmt w:val="decimal"/>
      <w:lvlText w:val="%1."/>
      <w:lvlJc w:val="left"/>
      <w:pPr>
        <w:ind w:left="1020" w:hanging="360"/>
      </w:pPr>
    </w:lvl>
    <w:lvl w:ilvl="1" w:tplc="6CB28340">
      <w:start w:val="1"/>
      <w:numFmt w:val="decimal"/>
      <w:lvlText w:val="%2."/>
      <w:lvlJc w:val="left"/>
      <w:pPr>
        <w:ind w:left="1020" w:hanging="360"/>
      </w:pPr>
    </w:lvl>
    <w:lvl w:ilvl="2" w:tplc="9D50B558">
      <w:start w:val="1"/>
      <w:numFmt w:val="decimal"/>
      <w:lvlText w:val="%3."/>
      <w:lvlJc w:val="left"/>
      <w:pPr>
        <w:ind w:left="1020" w:hanging="360"/>
      </w:pPr>
    </w:lvl>
    <w:lvl w:ilvl="3" w:tplc="89423E42">
      <w:start w:val="1"/>
      <w:numFmt w:val="decimal"/>
      <w:lvlText w:val="%4."/>
      <w:lvlJc w:val="left"/>
      <w:pPr>
        <w:ind w:left="1020" w:hanging="360"/>
      </w:pPr>
    </w:lvl>
    <w:lvl w:ilvl="4" w:tplc="C950A25A">
      <w:start w:val="1"/>
      <w:numFmt w:val="decimal"/>
      <w:lvlText w:val="%5."/>
      <w:lvlJc w:val="left"/>
      <w:pPr>
        <w:ind w:left="1020" w:hanging="360"/>
      </w:pPr>
    </w:lvl>
    <w:lvl w:ilvl="5" w:tplc="03622084">
      <w:start w:val="1"/>
      <w:numFmt w:val="decimal"/>
      <w:lvlText w:val="%6."/>
      <w:lvlJc w:val="left"/>
      <w:pPr>
        <w:ind w:left="1020" w:hanging="360"/>
      </w:pPr>
    </w:lvl>
    <w:lvl w:ilvl="6" w:tplc="DB5E3CC2">
      <w:start w:val="1"/>
      <w:numFmt w:val="decimal"/>
      <w:lvlText w:val="%7."/>
      <w:lvlJc w:val="left"/>
      <w:pPr>
        <w:ind w:left="1020" w:hanging="360"/>
      </w:pPr>
    </w:lvl>
    <w:lvl w:ilvl="7" w:tplc="3CB2F6B4">
      <w:start w:val="1"/>
      <w:numFmt w:val="decimal"/>
      <w:lvlText w:val="%8."/>
      <w:lvlJc w:val="left"/>
      <w:pPr>
        <w:ind w:left="1020" w:hanging="360"/>
      </w:pPr>
    </w:lvl>
    <w:lvl w:ilvl="8" w:tplc="013A512C">
      <w:start w:val="1"/>
      <w:numFmt w:val="decimal"/>
      <w:lvlText w:val="%9."/>
      <w:lvlJc w:val="left"/>
      <w:pPr>
        <w:ind w:left="1020" w:hanging="360"/>
      </w:pPr>
    </w:lvl>
  </w:abstractNum>
  <w:abstractNum w:abstractNumId="15" w15:restartNumberingAfterBreak="0">
    <w:nsid w:val="22FD018F"/>
    <w:multiLevelType w:val="multilevel"/>
    <w:tmpl w:val="ED707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BA2A65"/>
    <w:multiLevelType w:val="multilevel"/>
    <w:tmpl w:val="34BA43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6B812BF"/>
    <w:multiLevelType w:val="hybridMultilevel"/>
    <w:tmpl w:val="C3B8EA1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2D1E156E"/>
    <w:multiLevelType w:val="hybridMultilevel"/>
    <w:tmpl w:val="C9323F3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9" w15:restartNumberingAfterBreak="0">
    <w:nsid w:val="2D403D0B"/>
    <w:multiLevelType w:val="hybridMultilevel"/>
    <w:tmpl w:val="FF7C02C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2DCD3AD2"/>
    <w:multiLevelType w:val="hybridMultilevel"/>
    <w:tmpl w:val="875679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2E4C51DE"/>
    <w:multiLevelType w:val="hybridMultilevel"/>
    <w:tmpl w:val="F434F5C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2F5D3D4D"/>
    <w:multiLevelType w:val="multilevel"/>
    <w:tmpl w:val="F2ECCBC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8039E8"/>
    <w:multiLevelType w:val="multilevel"/>
    <w:tmpl w:val="6560B4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2981BDA"/>
    <w:multiLevelType w:val="hybridMultilevel"/>
    <w:tmpl w:val="42DAFD6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367D05D1"/>
    <w:multiLevelType w:val="hybridMultilevel"/>
    <w:tmpl w:val="9D1479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8BD5FF5"/>
    <w:multiLevelType w:val="hybridMultilevel"/>
    <w:tmpl w:val="E97E2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A396870"/>
    <w:multiLevelType w:val="multilevel"/>
    <w:tmpl w:val="B6CC62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D1218CE"/>
    <w:multiLevelType w:val="hybridMultilevel"/>
    <w:tmpl w:val="AA761C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4347338B"/>
    <w:multiLevelType w:val="multilevel"/>
    <w:tmpl w:val="3BFC9F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52146BB"/>
    <w:multiLevelType w:val="hybridMultilevel"/>
    <w:tmpl w:val="874275B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452733B2"/>
    <w:multiLevelType w:val="hybridMultilevel"/>
    <w:tmpl w:val="FB4412D6"/>
    <w:lvl w:ilvl="0" w:tplc="149E6D1A">
      <w:start w:val="1"/>
      <w:numFmt w:val="decimal"/>
      <w:lvlText w:val="%1."/>
      <w:lvlJc w:val="left"/>
      <w:pPr>
        <w:ind w:left="1020" w:hanging="360"/>
      </w:pPr>
    </w:lvl>
    <w:lvl w:ilvl="1" w:tplc="D83AAF2C">
      <w:start w:val="1"/>
      <w:numFmt w:val="decimal"/>
      <w:lvlText w:val="%2."/>
      <w:lvlJc w:val="left"/>
      <w:pPr>
        <w:ind w:left="1020" w:hanging="360"/>
      </w:pPr>
    </w:lvl>
    <w:lvl w:ilvl="2" w:tplc="CFBE6CB6">
      <w:start w:val="1"/>
      <w:numFmt w:val="decimal"/>
      <w:lvlText w:val="%3."/>
      <w:lvlJc w:val="left"/>
      <w:pPr>
        <w:ind w:left="1020" w:hanging="360"/>
      </w:pPr>
    </w:lvl>
    <w:lvl w:ilvl="3" w:tplc="DE64212C">
      <w:start w:val="1"/>
      <w:numFmt w:val="decimal"/>
      <w:lvlText w:val="%4."/>
      <w:lvlJc w:val="left"/>
      <w:pPr>
        <w:ind w:left="1020" w:hanging="360"/>
      </w:pPr>
    </w:lvl>
    <w:lvl w:ilvl="4" w:tplc="F2763746">
      <w:start w:val="1"/>
      <w:numFmt w:val="decimal"/>
      <w:lvlText w:val="%5."/>
      <w:lvlJc w:val="left"/>
      <w:pPr>
        <w:ind w:left="1020" w:hanging="360"/>
      </w:pPr>
    </w:lvl>
    <w:lvl w:ilvl="5" w:tplc="E81064DA">
      <w:start w:val="1"/>
      <w:numFmt w:val="decimal"/>
      <w:lvlText w:val="%6."/>
      <w:lvlJc w:val="left"/>
      <w:pPr>
        <w:ind w:left="1020" w:hanging="360"/>
      </w:pPr>
    </w:lvl>
    <w:lvl w:ilvl="6" w:tplc="5A56F7B8">
      <w:start w:val="1"/>
      <w:numFmt w:val="decimal"/>
      <w:lvlText w:val="%7."/>
      <w:lvlJc w:val="left"/>
      <w:pPr>
        <w:ind w:left="1020" w:hanging="360"/>
      </w:pPr>
    </w:lvl>
    <w:lvl w:ilvl="7" w:tplc="DDC2E334">
      <w:start w:val="1"/>
      <w:numFmt w:val="decimal"/>
      <w:lvlText w:val="%8."/>
      <w:lvlJc w:val="left"/>
      <w:pPr>
        <w:ind w:left="1020" w:hanging="360"/>
      </w:pPr>
    </w:lvl>
    <w:lvl w:ilvl="8" w:tplc="C388DEDE">
      <w:start w:val="1"/>
      <w:numFmt w:val="decimal"/>
      <w:lvlText w:val="%9."/>
      <w:lvlJc w:val="left"/>
      <w:pPr>
        <w:ind w:left="1020" w:hanging="360"/>
      </w:pPr>
    </w:lvl>
  </w:abstractNum>
  <w:abstractNum w:abstractNumId="32" w15:restartNumberingAfterBreak="0">
    <w:nsid w:val="4DF15518"/>
    <w:multiLevelType w:val="multilevel"/>
    <w:tmpl w:val="9148F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0758CC"/>
    <w:multiLevelType w:val="multilevel"/>
    <w:tmpl w:val="997EDC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3F76933"/>
    <w:multiLevelType w:val="multilevel"/>
    <w:tmpl w:val="172690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5346920"/>
    <w:multiLevelType w:val="multilevel"/>
    <w:tmpl w:val="60A61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62F024E"/>
    <w:multiLevelType w:val="hybridMultilevel"/>
    <w:tmpl w:val="4C0490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56D566F6"/>
    <w:multiLevelType w:val="hybridMultilevel"/>
    <w:tmpl w:val="91EC8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86C5E60"/>
    <w:multiLevelType w:val="multilevel"/>
    <w:tmpl w:val="8D4043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12B6A5A"/>
    <w:multiLevelType w:val="multilevel"/>
    <w:tmpl w:val="B7C4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586786"/>
    <w:multiLevelType w:val="multilevel"/>
    <w:tmpl w:val="7DE4F5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76D0DD6"/>
    <w:multiLevelType w:val="multilevel"/>
    <w:tmpl w:val="F3D4A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4466B7"/>
    <w:multiLevelType w:val="hybridMultilevel"/>
    <w:tmpl w:val="6BD4036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3" w15:restartNumberingAfterBreak="0">
    <w:nsid w:val="735C5D06"/>
    <w:multiLevelType w:val="multilevel"/>
    <w:tmpl w:val="F83CA1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71A6C0B"/>
    <w:multiLevelType w:val="hybridMultilevel"/>
    <w:tmpl w:val="57E6AEE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5" w15:restartNumberingAfterBreak="0">
    <w:nsid w:val="77D02FAF"/>
    <w:multiLevelType w:val="multilevel"/>
    <w:tmpl w:val="0E60E3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B7043F0"/>
    <w:multiLevelType w:val="hybridMultilevel"/>
    <w:tmpl w:val="3156226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7" w15:restartNumberingAfterBreak="0">
    <w:nsid w:val="7E044189"/>
    <w:multiLevelType w:val="multilevel"/>
    <w:tmpl w:val="ADC274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58875438">
    <w:abstractNumId w:val="7"/>
  </w:num>
  <w:num w:numId="2" w16cid:durableId="1562935191">
    <w:abstractNumId w:val="22"/>
  </w:num>
  <w:num w:numId="3" w16cid:durableId="655916245">
    <w:abstractNumId w:val="2"/>
  </w:num>
  <w:num w:numId="4" w16cid:durableId="1331134015">
    <w:abstractNumId w:val="32"/>
  </w:num>
  <w:num w:numId="5" w16cid:durableId="1109548601">
    <w:abstractNumId w:val="3"/>
  </w:num>
  <w:num w:numId="6" w16cid:durableId="766652320">
    <w:abstractNumId w:val="10"/>
  </w:num>
  <w:num w:numId="7" w16cid:durableId="1360203391">
    <w:abstractNumId w:val="31"/>
  </w:num>
  <w:num w:numId="8" w16cid:durableId="930702268">
    <w:abstractNumId w:val="14"/>
  </w:num>
  <w:num w:numId="9" w16cid:durableId="801458140">
    <w:abstractNumId w:val="0"/>
  </w:num>
  <w:num w:numId="10" w16cid:durableId="308944710">
    <w:abstractNumId w:val="1"/>
  </w:num>
  <w:num w:numId="11" w16cid:durableId="1814442474">
    <w:abstractNumId w:val="11"/>
  </w:num>
  <w:num w:numId="12" w16cid:durableId="1542747856">
    <w:abstractNumId w:val="12"/>
  </w:num>
  <w:num w:numId="13" w16cid:durableId="1966812093">
    <w:abstractNumId w:val="33"/>
  </w:num>
  <w:num w:numId="14" w16cid:durableId="2077316042">
    <w:abstractNumId w:val="16"/>
  </w:num>
  <w:num w:numId="15" w16cid:durableId="523590955">
    <w:abstractNumId w:val="29"/>
  </w:num>
  <w:num w:numId="16" w16cid:durableId="97145949">
    <w:abstractNumId w:val="6"/>
  </w:num>
  <w:num w:numId="17" w16cid:durableId="1823085924">
    <w:abstractNumId w:val="13"/>
  </w:num>
  <w:num w:numId="18" w16cid:durableId="512762204">
    <w:abstractNumId w:val="35"/>
  </w:num>
  <w:num w:numId="19" w16cid:durableId="1058935925">
    <w:abstractNumId w:val="45"/>
  </w:num>
  <w:num w:numId="20" w16cid:durableId="1339847458">
    <w:abstractNumId w:val="43"/>
  </w:num>
  <w:num w:numId="21" w16cid:durableId="1340815401">
    <w:abstractNumId w:val="26"/>
  </w:num>
  <w:num w:numId="22" w16cid:durableId="1838880654">
    <w:abstractNumId w:val="36"/>
  </w:num>
  <w:num w:numId="23" w16cid:durableId="1598323186">
    <w:abstractNumId w:val="5"/>
  </w:num>
  <w:num w:numId="24" w16cid:durableId="1575697784">
    <w:abstractNumId w:val="27"/>
  </w:num>
  <w:num w:numId="25" w16cid:durableId="222102517">
    <w:abstractNumId w:val="34"/>
  </w:num>
  <w:num w:numId="26" w16cid:durableId="1623682529">
    <w:abstractNumId w:val="47"/>
  </w:num>
  <w:num w:numId="27" w16cid:durableId="2132282245">
    <w:abstractNumId w:val="4"/>
  </w:num>
  <w:num w:numId="28" w16cid:durableId="1526360253">
    <w:abstractNumId w:val="23"/>
  </w:num>
  <w:num w:numId="29" w16cid:durableId="1842507367">
    <w:abstractNumId w:val="38"/>
  </w:num>
  <w:num w:numId="30" w16cid:durableId="1744716059">
    <w:abstractNumId w:val="15"/>
  </w:num>
  <w:num w:numId="31" w16cid:durableId="310136261">
    <w:abstractNumId w:val="40"/>
  </w:num>
  <w:num w:numId="32" w16cid:durableId="542447556">
    <w:abstractNumId w:val="39"/>
  </w:num>
  <w:num w:numId="33" w16cid:durableId="238485602">
    <w:abstractNumId w:val="41"/>
  </w:num>
  <w:num w:numId="34" w16cid:durableId="884874672">
    <w:abstractNumId w:val="20"/>
  </w:num>
  <w:num w:numId="35" w16cid:durableId="71859640">
    <w:abstractNumId w:val="28"/>
  </w:num>
  <w:num w:numId="36" w16cid:durableId="857549810">
    <w:abstractNumId w:val="21"/>
  </w:num>
  <w:num w:numId="37" w16cid:durableId="1476332221">
    <w:abstractNumId w:val="9"/>
  </w:num>
  <w:num w:numId="38" w16cid:durableId="641420293">
    <w:abstractNumId w:val="17"/>
  </w:num>
  <w:num w:numId="39" w16cid:durableId="794060569">
    <w:abstractNumId w:val="42"/>
  </w:num>
  <w:num w:numId="40" w16cid:durableId="1927884069">
    <w:abstractNumId w:val="19"/>
  </w:num>
  <w:num w:numId="41" w16cid:durableId="1772629328">
    <w:abstractNumId w:val="8"/>
  </w:num>
  <w:num w:numId="42" w16cid:durableId="1645088526">
    <w:abstractNumId w:val="24"/>
  </w:num>
  <w:num w:numId="43" w16cid:durableId="2046296877">
    <w:abstractNumId w:val="46"/>
  </w:num>
  <w:num w:numId="44" w16cid:durableId="1086221787">
    <w:abstractNumId w:val="30"/>
  </w:num>
  <w:num w:numId="45" w16cid:durableId="1351491551">
    <w:abstractNumId w:val="44"/>
  </w:num>
  <w:num w:numId="46" w16cid:durableId="1306275396">
    <w:abstractNumId w:val="18"/>
  </w:num>
  <w:num w:numId="47" w16cid:durableId="1458060780">
    <w:abstractNumId w:val="25"/>
  </w:num>
  <w:num w:numId="48" w16cid:durableId="1912277884">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jun Luo">
    <w15:presenceInfo w15:providerId="AD" w15:userId="S::Xiaojun.Luo@uwe.ac.uk::b88efbc2-01a5-4105-a711-b51afa2bb5e7"/>
  </w15:person>
  <w15:person w15:author="Azmir Hossain (Student)">
    <w15:presenceInfo w15:providerId="AD" w15:userId="S::Azmir2.Hossain@live.uwe.ac.uk::e949dd08-a03e-45f6-bdf7-3db6202a61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DEC"/>
    <w:rsid w:val="00043346"/>
    <w:rsid w:val="000A57C6"/>
    <w:rsid w:val="000F00E2"/>
    <w:rsid w:val="00103C9C"/>
    <w:rsid w:val="001131FC"/>
    <w:rsid w:val="001A6F43"/>
    <w:rsid w:val="001E41CE"/>
    <w:rsid w:val="0022484A"/>
    <w:rsid w:val="002C5BD4"/>
    <w:rsid w:val="003C7581"/>
    <w:rsid w:val="004D545F"/>
    <w:rsid w:val="00503526"/>
    <w:rsid w:val="00540681"/>
    <w:rsid w:val="00554FA0"/>
    <w:rsid w:val="00565192"/>
    <w:rsid w:val="00593224"/>
    <w:rsid w:val="005A0F7D"/>
    <w:rsid w:val="00632FA0"/>
    <w:rsid w:val="00713D8E"/>
    <w:rsid w:val="007578EC"/>
    <w:rsid w:val="00773B63"/>
    <w:rsid w:val="007E631D"/>
    <w:rsid w:val="00877B6C"/>
    <w:rsid w:val="008822A6"/>
    <w:rsid w:val="008F005B"/>
    <w:rsid w:val="008F74A3"/>
    <w:rsid w:val="009343B3"/>
    <w:rsid w:val="00935F8B"/>
    <w:rsid w:val="00951EBD"/>
    <w:rsid w:val="009E52E7"/>
    <w:rsid w:val="00A25C36"/>
    <w:rsid w:val="00A508A9"/>
    <w:rsid w:val="00AF0D8B"/>
    <w:rsid w:val="00AF3F05"/>
    <w:rsid w:val="00B25B0B"/>
    <w:rsid w:val="00B92473"/>
    <w:rsid w:val="00C152C9"/>
    <w:rsid w:val="00CD3CC3"/>
    <w:rsid w:val="00D07707"/>
    <w:rsid w:val="00D152C7"/>
    <w:rsid w:val="00DD0202"/>
    <w:rsid w:val="00DF545F"/>
    <w:rsid w:val="00E13E89"/>
    <w:rsid w:val="00E64078"/>
    <w:rsid w:val="00E90DEC"/>
    <w:rsid w:val="00EA247C"/>
    <w:rsid w:val="00F3343D"/>
    <w:rsid w:val="00F559E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E06AC"/>
  <w15:chartTrackingRefBased/>
  <w15:docId w15:val="{93B24267-2B86-6944-A5CB-380C552B1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0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D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D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D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D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0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DEC"/>
    <w:rPr>
      <w:rFonts w:eastAsiaTheme="majorEastAsia" w:cstheme="majorBidi"/>
      <w:color w:val="272727" w:themeColor="text1" w:themeTint="D8"/>
    </w:rPr>
  </w:style>
  <w:style w:type="paragraph" w:styleId="Title">
    <w:name w:val="Title"/>
    <w:basedOn w:val="Normal"/>
    <w:next w:val="Normal"/>
    <w:link w:val="TitleChar"/>
    <w:uiPriority w:val="10"/>
    <w:qFormat/>
    <w:rsid w:val="00E90D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D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D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0DEC"/>
    <w:rPr>
      <w:i/>
      <w:iCs/>
      <w:color w:val="404040" w:themeColor="text1" w:themeTint="BF"/>
    </w:rPr>
  </w:style>
  <w:style w:type="paragraph" w:styleId="ListParagraph">
    <w:name w:val="List Paragraph"/>
    <w:basedOn w:val="Normal"/>
    <w:uiPriority w:val="34"/>
    <w:qFormat/>
    <w:rsid w:val="00E90DEC"/>
    <w:pPr>
      <w:ind w:left="720"/>
      <w:contextualSpacing/>
    </w:pPr>
  </w:style>
  <w:style w:type="character" w:styleId="IntenseEmphasis">
    <w:name w:val="Intense Emphasis"/>
    <w:basedOn w:val="DefaultParagraphFont"/>
    <w:uiPriority w:val="21"/>
    <w:qFormat/>
    <w:rsid w:val="00E90DEC"/>
    <w:rPr>
      <w:i/>
      <w:iCs/>
      <w:color w:val="0F4761" w:themeColor="accent1" w:themeShade="BF"/>
    </w:rPr>
  </w:style>
  <w:style w:type="paragraph" w:styleId="IntenseQuote">
    <w:name w:val="Intense Quote"/>
    <w:basedOn w:val="Normal"/>
    <w:next w:val="Normal"/>
    <w:link w:val="IntenseQuoteChar"/>
    <w:uiPriority w:val="30"/>
    <w:qFormat/>
    <w:rsid w:val="00E90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DEC"/>
    <w:rPr>
      <w:i/>
      <w:iCs/>
      <w:color w:val="0F4761" w:themeColor="accent1" w:themeShade="BF"/>
    </w:rPr>
  </w:style>
  <w:style w:type="character" w:styleId="IntenseReference">
    <w:name w:val="Intense Reference"/>
    <w:basedOn w:val="DefaultParagraphFont"/>
    <w:uiPriority w:val="32"/>
    <w:qFormat/>
    <w:rsid w:val="00E90DEC"/>
    <w:rPr>
      <w:b/>
      <w:bCs/>
      <w:smallCaps/>
      <w:color w:val="0F4761" w:themeColor="accent1" w:themeShade="BF"/>
      <w:spacing w:val="5"/>
    </w:rPr>
  </w:style>
  <w:style w:type="paragraph" w:styleId="NormalWeb">
    <w:name w:val="Normal (Web)"/>
    <w:basedOn w:val="Normal"/>
    <w:uiPriority w:val="99"/>
    <w:unhideWhenUsed/>
    <w:rsid w:val="00E90DEC"/>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citation-257">
    <w:name w:val="citation-257"/>
    <w:basedOn w:val="DefaultParagraphFont"/>
    <w:rsid w:val="00E90DEC"/>
  </w:style>
  <w:style w:type="table" w:styleId="TableGrid">
    <w:name w:val="Table Grid"/>
    <w:basedOn w:val="TableNormal"/>
    <w:uiPriority w:val="39"/>
    <w:rsid w:val="00E90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56">
    <w:name w:val="citation-256"/>
    <w:basedOn w:val="DefaultParagraphFont"/>
    <w:rsid w:val="00E90DEC"/>
  </w:style>
  <w:style w:type="character" w:customStyle="1" w:styleId="citation-255">
    <w:name w:val="citation-255"/>
    <w:basedOn w:val="DefaultParagraphFont"/>
    <w:rsid w:val="00E90DEC"/>
  </w:style>
  <w:style w:type="character" w:customStyle="1" w:styleId="citation-254">
    <w:name w:val="citation-254"/>
    <w:basedOn w:val="DefaultParagraphFont"/>
    <w:rsid w:val="00E90DEC"/>
  </w:style>
  <w:style w:type="character" w:customStyle="1" w:styleId="citation-253">
    <w:name w:val="citation-253"/>
    <w:basedOn w:val="DefaultParagraphFont"/>
    <w:rsid w:val="00E90DEC"/>
  </w:style>
  <w:style w:type="character" w:customStyle="1" w:styleId="citation-252">
    <w:name w:val="citation-252"/>
    <w:basedOn w:val="DefaultParagraphFont"/>
    <w:rsid w:val="00E90DEC"/>
  </w:style>
  <w:style w:type="character" w:customStyle="1" w:styleId="citation-251">
    <w:name w:val="citation-251"/>
    <w:basedOn w:val="DefaultParagraphFont"/>
    <w:rsid w:val="00E90DEC"/>
  </w:style>
  <w:style w:type="character" w:customStyle="1" w:styleId="citation-250">
    <w:name w:val="citation-250"/>
    <w:basedOn w:val="DefaultParagraphFont"/>
    <w:rsid w:val="00E90DEC"/>
  </w:style>
  <w:style w:type="character" w:customStyle="1" w:styleId="citation-249">
    <w:name w:val="citation-249"/>
    <w:basedOn w:val="DefaultParagraphFont"/>
    <w:rsid w:val="00E90DEC"/>
  </w:style>
  <w:style w:type="character" w:customStyle="1" w:styleId="citation-248">
    <w:name w:val="citation-248"/>
    <w:basedOn w:val="DefaultParagraphFont"/>
    <w:rsid w:val="00E90DEC"/>
  </w:style>
  <w:style w:type="character" w:customStyle="1" w:styleId="citation-247">
    <w:name w:val="citation-247"/>
    <w:basedOn w:val="DefaultParagraphFont"/>
    <w:rsid w:val="00E90DEC"/>
  </w:style>
  <w:style w:type="character" w:customStyle="1" w:styleId="citation-246">
    <w:name w:val="citation-246"/>
    <w:basedOn w:val="DefaultParagraphFont"/>
    <w:rsid w:val="00E90DEC"/>
  </w:style>
  <w:style w:type="character" w:customStyle="1" w:styleId="citation-245">
    <w:name w:val="citation-245"/>
    <w:basedOn w:val="DefaultParagraphFont"/>
    <w:rsid w:val="00E90DEC"/>
  </w:style>
  <w:style w:type="character" w:customStyle="1" w:styleId="citation-244">
    <w:name w:val="citation-244"/>
    <w:basedOn w:val="DefaultParagraphFont"/>
    <w:rsid w:val="00E90DEC"/>
  </w:style>
  <w:style w:type="character" w:customStyle="1" w:styleId="citation-243">
    <w:name w:val="citation-243"/>
    <w:basedOn w:val="DefaultParagraphFont"/>
    <w:rsid w:val="00E90DEC"/>
  </w:style>
  <w:style w:type="character" w:customStyle="1" w:styleId="citation-242">
    <w:name w:val="citation-242"/>
    <w:basedOn w:val="DefaultParagraphFont"/>
    <w:rsid w:val="00E90DEC"/>
  </w:style>
  <w:style w:type="character" w:customStyle="1" w:styleId="citation-241">
    <w:name w:val="citation-241"/>
    <w:basedOn w:val="DefaultParagraphFont"/>
    <w:rsid w:val="00E90DEC"/>
  </w:style>
  <w:style w:type="character" w:customStyle="1" w:styleId="citation-240">
    <w:name w:val="citation-240"/>
    <w:basedOn w:val="DefaultParagraphFont"/>
    <w:rsid w:val="00E90DEC"/>
  </w:style>
  <w:style w:type="character" w:customStyle="1" w:styleId="citation-239">
    <w:name w:val="citation-239"/>
    <w:basedOn w:val="DefaultParagraphFont"/>
    <w:rsid w:val="00E90DEC"/>
  </w:style>
  <w:style w:type="character" w:customStyle="1" w:styleId="citation-238">
    <w:name w:val="citation-238"/>
    <w:basedOn w:val="DefaultParagraphFont"/>
    <w:rsid w:val="00E90DEC"/>
  </w:style>
  <w:style w:type="character" w:customStyle="1" w:styleId="citation-237">
    <w:name w:val="citation-237"/>
    <w:basedOn w:val="DefaultParagraphFont"/>
    <w:rsid w:val="00E90DEC"/>
  </w:style>
  <w:style w:type="character" w:customStyle="1" w:styleId="citation-236">
    <w:name w:val="citation-236"/>
    <w:basedOn w:val="DefaultParagraphFont"/>
    <w:rsid w:val="00E90DEC"/>
  </w:style>
  <w:style w:type="character" w:customStyle="1" w:styleId="citation-235">
    <w:name w:val="citation-235"/>
    <w:basedOn w:val="DefaultParagraphFont"/>
    <w:rsid w:val="00E90DEC"/>
  </w:style>
  <w:style w:type="character" w:customStyle="1" w:styleId="citation-234">
    <w:name w:val="citation-234"/>
    <w:basedOn w:val="DefaultParagraphFont"/>
    <w:rsid w:val="00E90DEC"/>
  </w:style>
  <w:style w:type="character" w:customStyle="1" w:styleId="citation-233">
    <w:name w:val="citation-233"/>
    <w:basedOn w:val="DefaultParagraphFont"/>
    <w:rsid w:val="00E90DEC"/>
  </w:style>
  <w:style w:type="character" w:customStyle="1" w:styleId="citation-232">
    <w:name w:val="citation-232"/>
    <w:basedOn w:val="DefaultParagraphFont"/>
    <w:rsid w:val="00E90DEC"/>
  </w:style>
  <w:style w:type="character" w:customStyle="1" w:styleId="citation-231">
    <w:name w:val="citation-231"/>
    <w:basedOn w:val="DefaultParagraphFont"/>
    <w:rsid w:val="00E90DEC"/>
  </w:style>
  <w:style w:type="character" w:customStyle="1" w:styleId="citation-230">
    <w:name w:val="citation-230"/>
    <w:basedOn w:val="DefaultParagraphFont"/>
    <w:rsid w:val="00E90DEC"/>
  </w:style>
  <w:style w:type="character" w:customStyle="1" w:styleId="citation-229">
    <w:name w:val="citation-229"/>
    <w:basedOn w:val="DefaultParagraphFont"/>
    <w:rsid w:val="00E90DEC"/>
  </w:style>
  <w:style w:type="character" w:customStyle="1" w:styleId="citation-228">
    <w:name w:val="citation-228"/>
    <w:basedOn w:val="DefaultParagraphFont"/>
    <w:rsid w:val="00E90DEC"/>
  </w:style>
  <w:style w:type="character" w:customStyle="1" w:styleId="citation-227">
    <w:name w:val="citation-227"/>
    <w:basedOn w:val="DefaultParagraphFont"/>
    <w:rsid w:val="00E90DEC"/>
  </w:style>
  <w:style w:type="character" w:customStyle="1" w:styleId="citation-226">
    <w:name w:val="citation-226"/>
    <w:basedOn w:val="DefaultParagraphFont"/>
    <w:rsid w:val="00E90DEC"/>
  </w:style>
  <w:style w:type="character" w:customStyle="1" w:styleId="citation-225">
    <w:name w:val="citation-225"/>
    <w:basedOn w:val="DefaultParagraphFont"/>
    <w:rsid w:val="00E90DEC"/>
  </w:style>
  <w:style w:type="character" w:customStyle="1" w:styleId="citation-224">
    <w:name w:val="citation-224"/>
    <w:basedOn w:val="DefaultParagraphFont"/>
    <w:rsid w:val="00E90DEC"/>
  </w:style>
  <w:style w:type="character" w:customStyle="1" w:styleId="citation-223">
    <w:name w:val="citation-223"/>
    <w:basedOn w:val="DefaultParagraphFont"/>
    <w:rsid w:val="00E90DEC"/>
  </w:style>
  <w:style w:type="character" w:customStyle="1" w:styleId="citation-222">
    <w:name w:val="citation-222"/>
    <w:basedOn w:val="DefaultParagraphFont"/>
    <w:rsid w:val="00E90DEC"/>
  </w:style>
  <w:style w:type="character" w:customStyle="1" w:styleId="citation-221">
    <w:name w:val="citation-221"/>
    <w:basedOn w:val="DefaultParagraphFont"/>
    <w:rsid w:val="00E90DEC"/>
  </w:style>
  <w:style w:type="character" w:customStyle="1" w:styleId="citation-220">
    <w:name w:val="citation-220"/>
    <w:basedOn w:val="DefaultParagraphFont"/>
    <w:rsid w:val="00E90DEC"/>
  </w:style>
  <w:style w:type="character" w:customStyle="1" w:styleId="citation-219">
    <w:name w:val="citation-219"/>
    <w:basedOn w:val="DefaultParagraphFont"/>
    <w:rsid w:val="00E90DEC"/>
  </w:style>
  <w:style w:type="character" w:customStyle="1" w:styleId="citation-218">
    <w:name w:val="citation-218"/>
    <w:basedOn w:val="DefaultParagraphFont"/>
    <w:rsid w:val="00E90DEC"/>
  </w:style>
  <w:style w:type="character" w:customStyle="1" w:styleId="citation-217">
    <w:name w:val="citation-217"/>
    <w:basedOn w:val="DefaultParagraphFont"/>
    <w:rsid w:val="00E90DEC"/>
  </w:style>
  <w:style w:type="character" w:customStyle="1" w:styleId="citation-216">
    <w:name w:val="citation-216"/>
    <w:basedOn w:val="DefaultParagraphFont"/>
    <w:rsid w:val="00E90DEC"/>
  </w:style>
  <w:style w:type="character" w:customStyle="1" w:styleId="citation-215">
    <w:name w:val="citation-215"/>
    <w:basedOn w:val="DefaultParagraphFont"/>
    <w:rsid w:val="00E90DEC"/>
  </w:style>
  <w:style w:type="character" w:customStyle="1" w:styleId="citation-214">
    <w:name w:val="citation-214"/>
    <w:basedOn w:val="DefaultParagraphFont"/>
    <w:rsid w:val="00E90DEC"/>
  </w:style>
  <w:style w:type="character" w:customStyle="1" w:styleId="citation-213">
    <w:name w:val="citation-213"/>
    <w:basedOn w:val="DefaultParagraphFont"/>
    <w:rsid w:val="00E90DEC"/>
  </w:style>
  <w:style w:type="character" w:customStyle="1" w:styleId="citation-212">
    <w:name w:val="citation-212"/>
    <w:basedOn w:val="DefaultParagraphFont"/>
    <w:rsid w:val="00E90DEC"/>
  </w:style>
  <w:style w:type="character" w:customStyle="1" w:styleId="citation-211">
    <w:name w:val="citation-211"/>
    <w:basedOn w:val="DefaultParagraphFont"/>
    <w:rsid w:val="00E90DEC"/>
  </w:style>
  <w:style w:type="character" w:customStyle="1" w:styleId="citation-210">
    <w:name w:val="citation-210"/>
    <w:basedOn w:val="DefaultParagraphFont"/>
    <w:rsid w:val="00E90DEC"/>
  </w:style>
  <w:style w:type="character" w:customStyle="1" w:styleId="citation-209">
    <w:name w:val="citation-209"/>
    <w:basedOn w:val="DefaultParagraphFont"/>
    <w:rsid w:val="00E90DEC"/>
  </w:style>
  <w:style w:type="character" w:customStyle="1" w:styleId="citation-208">
    <w:name w:val="citation-208"/>
    <w:basedOn w:val="DefaultParagraphFont"/>
    <w:rsid w:val="00E90DEC"/>
  </w:style>
  <w:style w:type="character" w:customStyle="1" w:styleId="citation-207">
    <w:name w:val="citation-207"/>
    <w:basedOn w:val="DefaultParagraphFont"/>
    <w:rsid w:val="00E90DEC"/>
  </w:style>
  <w:style w:type="character" w:customStyle="1" w:styleId="citation-206">
    <w:name w:val="citation-206"/>
    <w:basedOn w:val="DefaultParagraphFont"/>
    <w:rsid w:val="00E90DEC"/>
  </w:style>
  <w:style w:type="character" w:customStyle="1" w:styleId="citation-205">
    <w:name w:val="citation-205"/>
    <w:basedOn w:val="DefaultParagraphFont"/>
    <w:rsid w:val="00E90DEC"/>
  </w:style>
  <w:style w:type="character" w:customStyle="1" w:styleId="citation-204">
    <w:name w:val="citation-204"/>
    <w:basedOn w:val="DefaultParagraphFont"/>
    <w:rsid w:val="00E90DEC"/>
  </w:style>
  <w:style w:type="character" w:customStyle="1" w:styleId="citation-203">
    <w:name w:val="citation-203"/>
    <w:basedOn w:val="DefaultParagraphFont"/>
    <w:rsid w:val="00E90DEC"/>
  </w:style>
  <w:style w:type="character" w:customStyle="1" w:styleId="citation-202">
    <w:name w:val="citation-202"/>
    <w:basedOn w:val="DefaultParagraphFont"/>
    <w:rsid w:val="00E90DEC"/>
  </w:style>
  <w:style w:type="character" w:customStyle="1" w:styleId="citation-201">
    <w:name w:val="citation-201"/>
    <w:basedOn w:val="DefaultParagraphFont"/>
    <w:rsid w:val="00E90DEC"/>
  </w:style>
  <w:style w:type="character" w:customStyle="1" w:styleId="citation-200">
    <w:name w:val="citation-200"/>
    <w:basedOn w:val="DefaultParagraphFont"/>
    <w:rsid w:val="00E90DEC"/>
  </w:style>
  <w:style w:type="character" w:customStyle="1" w:styleId="citation-199">
    <w:name w:val="citation-199"/>
    <w:basedOn w:val="DefaultParagraphFont"/>
    <w:rsid w:val="00E90DEC"/>
  </w:style>
  <w:style w:type="character" w:styleId="CommentReference">
    <w:name w:val="annotation reference"/>
    <w:basedOn w:val="DefaultParagraphFont"/>
    <w:uiPriority w:val="99"/>
    <w:semiHidden/>
    <w:unhideWhenUsed/>
    <w:rsid w:val="00D07707"/>
    <w:rPr>
      <w:sz w:val="16"/>
      <w:szCs w:val="16"/>
    </w:rPr>
  </w:style>
  <w:style w:type="paragraph" w:styleId="CommentText">
    <w:name w:val="annotation text"/>
    <w:basedOn w:val="Normal"/>
    <w:link w:val="CommentTextChar"/>
    <w:uiPriority w:val="99"/>
    <w:unhideWhenUsed/>
    <w:rsid w:val="00D07707"/>
    <w:rPr>
      <w:sz w:val="20"/>
      <w:szCs w:val="20"/>
    </w:rPr>
  </w:style>
  <w:style w:type="character" w:customStyle="1" w:styleId="CommentTextChar">
    <w:name w:val="Comment Text Char"/>
    <w:basedOn w:val="DefaultParagraphFont"/>
    <w:link w:val="CommentText"/>
    <w:uiPriority w:val="99"/>
    <w:rsid w:val="00D07707"/>
    <w:rPr>
      <w:sz w:val="20"/>
      <w:szCs w:val="20"/>
    </w:rPr>
  </w:style>
  <w:style w:type="paragraph" w:styleId="CommentSubject">
    <w:name w:val="annotation subject"/>
    <w:basedOn w:val="CommentText"/>
    <w:next w:val="CommentText"/>
    <w:link w:val="CommentSubjectChar"/>
    <w:uiPriority w:val="99"/>
    <w:semiHidden/>
    <w:unhideWhenUsed/>
    <w:rsid w:val="00D07707"/>
    <w:rPr>
      <w:b/>
      <w:bCs/>
    </w:rPr>
  </w:style>
  <w:style w:type="character" w:customStyle="1" w:styleId="CommentSubjectChar">
    <w:name w:val="Comment Subject Char"/>
    <w:basedOn w:val="CommentTextChar"/>
    <w:link w:val="CommentSubject"/>
    <w:uiPriority w:val="99"/>
    <w:semiHidden/>
    <w:rsid w:val="00D07707"/>
    <w:rPr>
      <w:b/>
      <w:bCs/>
      <w:sz w:val="20"/>
      <w:szCs w:val="20"/>
    </w:rPr>
  </w:style>
  <w:style w:type="paragraph" w:styleId="Revision">
    <w:name w:val="Revision"/>
    <w:hidden/>
    <w:uiPriority w:val="99"/>
    <w:semiHidden/>
    <w:rsid w:val="00773B63"/>
  </w:style>
  <w:style w:type="character" w:customStyle="1" w:styleId="citation-302">
    <w:name w:val="citation-302"/>
    <w:basedOn w:val="DefaultParagraphFont"/>
    <w:rsid w:val="007578EC"/>
  </w:style>
  <w:style w:type="character" w:customStyle="1" w:styleId="citation-301">
    <w:name w:val="citation-301"/>
    <w:basedOn w:val="DefaultParagraphFont"/>
    <w:rsid w:val="007578EC"/>
  </w:style>
  <w:style w:type="character" w:customStyle="1" w:styleId="citation-300">
    <w:name w:val="citation-300"/>
    <w:basedOn w:val="DefaultParagraphFont"/>
    <w:rsid w:val="007578EC"/>
  </w:style>
  <w:style w:type="character" w:customStyle="1" w:styleId="citation-332">
    <w:name w:val="citation-332"/>
    <w:basedOn w:val="DefaultParagraphFont"/>
    <w:rsid w:val="00B25B0B"/>
  </w:style>
  <w:style w:type="character" w:customStyle="1" w:styleId="citation-331">
    <w:name w:val="citation-331"/>
    <w:basedOn w:val="DefaultParagraphFont"/>
    <w:rsid w:val="00B25B0B"/>
  </w:style>
  <w:style w:type="character" w:customStyle="1" w:styleId="citation-330">
    <w:name w:val="citation-330"/>
    <w:basedOn w:val="DefaultParagraphFont"/>
    <w:rsid w:val="00B25B0B"/>
  </w:style>
  <w:style w:type="character" w:customStyle="1" w:styleId="citation-329">
    <w:name w:val="citation-329"/>
    <w:basedOn w:val="DefaultParagraphFont"/>
    <w:rsid w:val="00B25B0B"/>
  </w:style>
  <w:style w:type="character" w:customStyle="1" w:styleId="citation-328">
    <w:name w:val="citation-328"/>
    <w:basedOn w:val="DefaultParagraphFont"/>
    <w:rsid w:val="00B25B0B"/>
  </w:style>
  <w:style w:type="character" w:customStyle="1" w:styleId="citation-327">
    <w:name w:val="citation-327"/>
    <w:basedOn w:val="DefaultParagraphFont"/>
    <w:rsid w:val="00B25B0B"/>
  </w:style>
  <w:style w:type="character" w:customStyle="1" w:styleId="citation-326">
    <w:name w:val="citation-326"/>
    <w:basedOn w:val="DefaultParagraphFont"/>
    <w:rsid w:val="00B25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7</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Azmir Hossain (Student)</dc:creator>
  <cp:keywords/>
  <dc:description/>
  <cp:lastModifiedBy>Azmir Hossain (Student)</cp:lastModifiedBy>
  <cp:revision>6</cp:revision>
  <dcterms:created xsi:type="dcterms:W3CDTF">2025-08-12T23:20:00Z</dcterms:created>
  <dcterms:modified xsi:type="dcterms:W3CDTF">2025-08-19T10:58:00Z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2882dd22-2523-4277-934a-e2bc122eb039</vt:lpwstr>
  </property>
</Properties>
</file>